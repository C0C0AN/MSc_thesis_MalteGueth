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F2C83" w14:textId="77777777" w:rsidR="00050A0A" w:rsidRDefault="00050A0A" w:rsidP="005B7C7F">
      <w:pPr>
        <w:jc w:val="center"/>
        <w:rPr>
          <w:rFonts w:asciiTheme="majorHAnsi" w:hAnsiTheme="majorHAnsi" w:cstheme="majorHAnsi"/>
          <w:sz w:val="28"/>
          <w:szCs w:val="28"/>
        </w:rPr>
      </w:pPr>
      <w:bookmarkStart w:id="0" w:name="_GoBack"/>
      <w:bookmarkEnd w:id="0"/>
    </w:p>
    <w:p w14:paraId="0FEB9F4B" w14:textId="77777777" w:rsidR="00050A0A" w:rsidRDefault="00050A0A" w:rsidP="005B7C7F">
      <w:pPr>
        <w:jc w:val="center"/>
        <w:rPr>
          <w:rFonts w:asciiTheme="majorHAnsi" w:hAnsiTheme="majorHAnsi" w:cstheme="majorHAnsi"/>
          <w:sz w:val="28"/>
          <w:szCs w:val="28"/>
        </w:rPr>
      </w:pPr>
    </w:p>
    <w:p w14:paraId="5D4AC3E8" w14:textId="77777777" w:rsidR="00050A0A" w:rsidRDefault="00050A0A" w:rsidP="005B7C7F">
      <w:pPr>
        <w:jc w:val="center"/>
        <w:rPr>
          <w:rFonts w:asciiTheme="majorHAnsi" w:hAnsiTheme="majorHAnsi" w:cstheme="majorHAnsi"/>
          <w:sz w:val="28"/>
          <w:szCs w:val="28"/>
        </w:rPr>
      </w:pPr>
    </w:p>
    <w:p w14:paraId="184A75F2" w14:textId="77777777" w:rsidR="00DA0B8C" w:rsidRPr="00CB5114" w:rsidRDefault="00706077" w:rsidP="00CB5114">
      <w:pPr>
        <w:jc w:val="center"/>
        <w:rPr>
          <w:rFonts w:asciiTheme="majorHAnsi" w:hAnsiTheme="majorHAnsi" w:cstheme="majorHAnsi"/>
          <w:b/>
          <w:sz w:val="36"/>
          <w:szCs w:val="36"/>
        </w:rPr>
      </w:pPr>
      <w:bookmarkStart w:id="1" w:name="_Toc480706165"/>
      <w:bookmarkStart w:id="2" w:name="_Toc480735515"/>
      <w:bookmarkStart w:id="3" w:name="_Toc480782222"/>
      <w:bookmarkStart w:id="4" w:name="_Toc506218044"/>
      <w:bookmarkStart w:id="5" w:name="_Toc506569638"/>
      <w:r w:rsidRPr="00CB5114">
        <w:rPr>
          <w:rFonts w:asciiTheme="majorHAnsi" w:hAnsiTheme="majorHAnsi" w:cstheme="majorHAnsi"/>
          <w:b/>
          <w:sz w:val="36"/>
          <w:szCs w:val="36"/>
        </w:rPr>
        <w:t>The practicability of multimodal data fusion for simultaneous EEG-fMRI demonstrated on</w:t>
      </w:r>
      <w:r w:rsidR="00B72288" w:rsidRPr="00CB5114">
        <w:rPr>
          <w:rFonts w:asciiTheme="majorHAnsi" w:hAnsiTheme="majorHAnsi" w:cstheme="majorHAnsi"/>
          <w:b/>
          <w:sz w:val="36"/>
          <w:szCs w:val="36"/>
        </w:rPr>
        <w:t xml:space="preserve"> a cognitive control task</w:t>
      </w:r>
      <w:bookmarkEnd w:id="1"/>
      <w:bookmarkEnd w:id="2"/>
      <w:bookmarkEnd w:id="3"/>
      <w:bookmarkEnd w:id="4"/>
      <w:bookmarkEnd w:id="5"/>
    </w:p>
    <w:p w14:paraId="7B9B9682" w14:textId="77777777" w:rsidR="00050A0A" w:rsidRDefault="00050A0A" w:rsidP="00050A0A">
      <w:pPr>
        <w:jc w:val="center"/>
        <w:rPr>
          <w:rFonts w:ascii="Times New Roman" w:hAnsi="Times New Roman" w:cs="Times New Roman"/>
          <w:sz w:val="32"/>
          <w:szCs w:val="32"/>
        </w:rPr>
      </w:pPr>
    </w:p>
    <w:p w14:paraId="1AE9F203" w14:textId="77777777" w:rsidR="00706077" w:rsidRPr="00C972FE" w:rsidRDefault="00706077" w:rsidP="00050A0A">
      <w:pPr>
        <w:jc w:val="center"/>
        <w:rPr>
          <w:rFonts w:ascii="Times New Roman" w:hAnsi="Times New Roman" w:cs="Times New Roman"/>
          <w:sz w:val="32"/>
          <w:szCs w:val="32"/>
        </w:rPr>
      </w:pPr>
    </w:p>
    <w:p w14:paraId="1BF62F70" w14:textId="77777777" w:rsidR="00706077" w:rsidRDefault="00706077" w:rsidP="00706077">
      <w:pPr>
        <w:pStyle w:val="Default"/>
      </w:pPr>
    </w:p>
    <w:p w14:paraId="4E86A711" w14:textId="77777777" w:rsidR="00050A0A" w:rsidRPr="009D7204" w:rsidRDefault="00706077" w:rsidP="00706077">
      <w:pPr>
        <w:spacing w:line="360" w:lineRule="auto"/>
        <w:jc w:val="center"/>
        <w:rPr>
          <w:sz w:val="28"/>
          <w:szCs w:val="28"/>
        </w:rPr>
      </w:pPr>
      <w:r>
        <w:t xml:space="preserve"> </w:t>
      </w:r>
      <w:r>
        <w:rPr>
          <w:sz w:val="28"/>
          <w:szCs w:val="28"/>
        </w:rPr>
        <w:t xml:space="preserve">Submitted for the attainment of the academic degree Master of Science (M.Sc.) at the </w:t>
      </w:r>
      <w:r w:rsidR="00050A0A">
        <w:rPr>
          <w:sz w:val="28"/>
          <w:szCs w:val="28"/>
        </w:rPr>
        <w:t>Department of P</w:t>
      </w:r>
      <w:r w:rsidR="00050A0A" w:rsidRPr="009D7204">
        <w:rPr>
          <w:sz w:val="28"/>
          <w:szCs w:val="28"/>
        </w:rPr>
        <w:t>sychology</w:t>
      </w:r>
      <w:r w:rsidR="008A4543">
        <w:rPr>
          <w:sz w:val="28"/>
          <w:szCs w:val="28"/>
        </w:rPr>
        <w:t xml:space="preserve"> and </w:t>
      </w:r>
      <w:r>
        <w:rPr>
          <w:sz w:val="28"/>
          <w:szCs w:val="28"/>
        </w:rPr>
        <w:t xml:space="preserve">the </w:t>
      </w:r>
      <w:r w:rsidR="008A4543">
        <w:rPr>
          <w:sz w:val="28"/>
          <w:szCs w:val="28"/>
        </w:rPr>
        <w:t xml:space="preserve">Department </w:t>
      </w:r>
      <w:r w:rsidR="00B77A6E">
        <w:rPr>
          <w:sz w:val="28"/>
          <w:szCs w:val="28"/>
        </w:rPr>
        <w:t>of Medicine (Philipps University of</w:t>
      </w:r>
      <w:r w:rsidR="00F276DD">
        <w:rPr>
          <w:sz w:val="28"/>
          <w:szCs w:val="28"/>
        </w:rPr>
        <w:t xml:space="preserve"> Marburg)</w:t>
      </w:r>
    </w:p>
    <w:p w14:paraId="1EC406AD" w14:textId="77777777" w:rsidR="00050A0A" w:rsidRPr="00050A0A" w:rsidRDefault="00050A0A" w:rsidP="00050A0A">
      <w:pPr>
        <w:spacing w:line="360" w:lineRule="auto"/>
        <w:jc w:val="center"/>
        <w:rPr>
          <w:sz w:val="28"/>
          <w:szCs w:val="28"/>
        </w:rPr>
      </w:pPr>
      <w:r>
        <w:rPr>
          <w:sz w:val="28"/>
          <w:szCs w:val="28"/>
        </w:rPr>
        <w:t>by:</w:t>
      </w:r>
      <w:r w:rsidRPr="009D7204">
        <w:rPr>
          <w:sz w:val="28"/>
          <w:szCs w:val="28"/>
        </w:rPr>
        <w:t xml:space="preserve"> </w:t>
      </w:r>
      <w:r w:rsidRPr="0000355D">
        <w:rPr>
          <w:b/>
          <w:sz w:val="28"/>
          <w:szCs w:val="28"/>
        </w:rPr>
        <w:t>Malte Rudo Güth</w:t>
      </w:r>
      <w:r>
        <w:rPr>
          <w:b/>
          <w:sz w:val="28"/>
          <w:szCs w:val="28"/>
        </w:rPr>
        <w:t xml:space="preserve"> </w:t>
      </w:r>
      <w:r>
        <w:rPr>
          <w:sz w:val="28"/>
          <w:szCs w:val="28"/>
        </w:rPr>
        <w:t>(B.Sc.)</w:t>
      </w:r>
    </w:p>
    <w:p w14:paraId="6140E9F8" w14:textId="7DD00A84" w:rsidR="00050A0A" w:rsidRDefault="00050A0A" w:rsidP="00050A0A">
      <w:pPr>
        <w:spacing w:line="360" w:lineRule="auto"/>
        <w:jc w:val="center"/>
        <w:rPr>
          <w:sz w:val="28"/>
          <w:szCs w:val="28"/>
        </w:rPr>
      </w:pPr>
      <w:r>
        <w:rPr>
          <w:sz w:val="28"/>
          <w:szCs w:val="28"/>
        </w:rPr>
        <w:t xml:space="preserve">Marburg, </w:t>
      </w:r>
      <w:r w:rsidR="00AF1572">
        <w:rPr>
          <w:sz w:val="28"/>
          <w:szCs w:val="28"/>
        </w:rPr>
        <w:t>March</w:t>
      </w:r>
      <w:r w:rsidR="00706077">
        <w:rPr>
          <w:sz w:val="28"/>
          <w:szCs w:val="28"/>
        </w:rPr>
        <w:t xml:space="preserve"> 2018</w:t>
      </w:r>
    </w:p>
    <w:p w14:paraId="125CC81B" w14:textId="77777777" w:rsidR="008A4543" w:rsidRDefault="008A4543" w:rsidP="00050A0A">
      <w:pPr>
        <w:tabs>
          <w:tab w:val="left" w:pos="1490"/>
        </w:tabs>
        <w:spacing w:line="360" w:lineRule="auto"/>
        <w:rPr>
          <w:sz w:val="28"/>
          <w:szCs w:val="28"/>
        </w:rPr>
      </w:pPr>
    </w:p>
    <w:p w14:paraId="0C7574B3" w14:textId="77777777" w:rsidR="00706077" w:rsidRDefault="00706077" w:rsidP="00050A0A">
      <w:pPr>
        <w:tabs>
          <w:tab w:val="left" w:pos="1490"/>
        </w:tabs>
        <w:spacing w:line="360" w:lineRule="auto"/>
        <w:rPr>
          <w:sz w:val="28"/>
          <w:szCs w:val="28"/>
        </w:rPr>
      </w:pPr>
    </w:p>
    <w:p w14:paraId="110AB60C" w14:textId="77777777" w:rsidR="00706077" w:rsidRDefault="00706077" w:rsidP="00050A0A">
      <w:pPr>
        <w:tabs>
          <w:tab w:val="left" w:pos="1490"/>
        </w:tabs>
        <w:spacing w:line="360" w:lineRule="auto"/>
        <w:rPr>
          <w:sz w:val="28"/>
          <w:szCs w:val="28"/>
        </w:rPr>
      </w:pPr>
    </w:p>
    <w:p w14:paraId="62F6949E" w14:textId="77777777" w:rsidR="00706077" w:rsidRDefault="00706077" w:rsidP="00050A0A">
      <w:pPr>
        <w:tabs>
          <w:tab w:val="left" w:pos="1490"/>
        </w:tabs>
        <w:spacing w:line="360" w:lineRule="auto"/>
        <w:rPr>
          <w:sz w:val="28"/>
          <w:szCs w:val="28"/>
        </w:rPr>
      </w:pPr>
    </w:p>
    <w:p w14:paraId="28B05C53" w14:textId="77777777" w:rsidR="00050A0A" w:rsidRDefault="00050A0A" w:rsidP="00050A0A">
      <w:pPr>
        <w:spacing w:line="360" w:lineRule="auto"/>
        <w:jc w:val="both"/>
        <w:rPr>
          <w:sz w:val="28"/>
          <w:szCs w:val="28"/>
        </w:rPr>
      </w:pPr>
      <w:r>
        <w:rPr>
          <w:b/>
          <w:sz w:val="28"/>
          <w:szCs w:val="28"/>
        </w:rPr>
        <w:t>M</w:t>
      </w:r>
      <w:r w:rsidRPr="0000355D">
        <w:rPr>
          <w:b/>
          <w:sz w:val="28"/>
          <w:szCs w:val="28"/>
        </w:rPr>
        <w:t>atriculation number</w:t>
      </w:r>
      <w:r>
        <w:rPr>
          <w:b/>
          <w:sz w:val="28"/>
          <w:szCs w:val="28"/>
        </w:rPr>
        <w:t xml:space="preserve">: </w:t>
      </w:r>
      <w:r w:rsidRPr="0000355D">
        <w:rPr>
          <w:sz w:val="28"/>
          <w:szCs w:val="28"/>
        </w:rPr>
        <w:t>2521067</w:t>
      </w:r>
    </w:p>
    <w:p w14:paraId="10D29759" w14:textId="77777777" w:rsidR="00050A0A" w:rsidRPr="00EF2864" w:rsidRDefault="00050A0A" w:rsidP="00050A0A">
      <w:pPr>
        <w:spacing w:line="360" w:lineRule="auto"/>
        <w:jc w:val="both"/>
        <w:rPr>
          <w:sz w:val="28"/>
          <w:szCs w:val="28"/>
        </w:rPr>
      </w:pPr>
      <w:r w:rsidRPr="00EF2864">
        <w:rPr>
          <w:b/>
          <w:sz w:val="28"/>
          <w:szCs w:val="28"/>
        </w:rPr>
        <w:t xml:space="preserve">E-Mail: </w:t>
      </w:r>
      <w:r>
        <w:rPr>
          <w:sz w:val="28"/>
          <w:szCs w:val="28"/>
        </w:rPr>
        <w:t>Gueth@students.uni-marburg.de</w:t>
      </w:r>
    </w:p>
    <w:p w14:paraId="7A04F7D6" w14:textId="77777777" w:rsidR="00050A0A" w:rsidRDefault="00050A0A" w:rsidP="00050A0A">
      <w:pPr>
        <w:spacing w:line="360" w:lineRule="auto"/>
        <w:ind w:left="1985" w:hanging="1985"/>
        <w:jc w:val="both"/>
        <w:rPr>
          <w:sz w:val="28"/>
          <w:szCs w:val="28"/>
        </w:rPr>
      </w:pPr>
      <w:r w:rsidRPr="0000355D">
        <w:rPr>
          <w:b/>
          <w:sz w:val="28"/>
          <w:szCs w:val="28"/>
        </w:rPr>
        <w:t>First Instructor:</w:t>
      </w:r>
      <w:r w:rsidRPr="005945CD">
        <w:rPr>
          <w:sz w:val="28"/>
          <w:szCs w:val="28"/>
        </w:rPr>
        <w:t xml:space="preserve"> </w:t>
      </w:r>
      <w:r w:rsidR="00706077">
        <w:rPr>
          <w:sz w:val="28"/>
          <w:szCs w:val="28"/>
        </w:rPr>
        <w:t xml:space="preserve">Dr. Dipl.-Phys. Jens Sommer (Core Facility for Brainimaging, Department of </w:t>
      </w:r>
      <w:r w:rsidR="00B77A6E">
        <w:rPr>
          <w:sz w:val="28"/>
          <w:szCs w:val="28"/>
        </w:rPr>
        <w:t>Medicine, Philipps University of Marburg</w:t>
      </w:r>
      <w:r w:rsidR="00706077">
        <w:rPr>
          <w:sz w:val="28"/>
          <w:szCs w:val="28"/>
        </w:rPr>
        <w:t>)</w:t>
      </w:r>
    </w:p>
    <w:p w14:paraId="2BA4CA06" w14:textId="313061B1" w:rsidR="00050A0A" w:rsidRPr="008A4543" w:rsidRDefault="008A4543" w:rsidP="00706077">
      <w:pPr>
        <w:spacing w:line="360" w:lineRule="auto"/>
        <w:ind w:left="2410" w:hanging="2410"/>
        <w:jc w:val="both"/>
        <w:rPr>
          <w:sz w:val="28"/>
          <w:szCs w:val="28"/>
        </w:rPr>
        <w:sectPr w:rsidR="00050A0A" w:rsidRPr="008A4543" w:rsidSect="00D0169D">
          <w:headerReference w:type="even" r:id="rId8"/>
          <w:headerReference w:type="default" r:id="rId9"/>
          <w:pgSz w:w="11906" w:h="16838"/>
          <w:pgMar w:top="1417" w:right="1417" w:bottom="1134" w:left="1417" w:header="708" w:footer="708" w:gutter="0"/>
          <w:cols w:space="708"/>
          <w:titlePg/>
          <w:docGrid w:linePitch="360"/>
        </w:sectPr>
      </w:pPr>
      <w:r w:rsidRPr="0000355D">
        <w:rPr>
          <w:b/>
          <w:sz w:val="28"/>
          <w:szCs w:val="28"/>
        </w:rPr>
        <w:t>Second Instructor:</w:t>
      </w:r>
      <w:r>
        <w:rPr>
          <w:sz w:val="28"/>
          <w:szCs w:val="28"/>
        </w:rPr>
        <w:t xml:space="preserve"> </w:t>
      </w:r>
      <w:r w:rsidR="00706077">
        <w:rPr>
          <w:sz w:val="28"/>
          <w:szCs w:val="28"/>
        </w:rPr>
        <w:t>Prof. Dr. Dr. Martin P</w:t>
      </w:r>
      <w:r w:rsidR="00B77A6E">
        <w:rPr>
          <w:sz w:val="28"/>
          <w:szCs w:val="28"/>
        </w:rPr>
        <w:t>eper (Neuropsychology Section, Department of Psychology</w:t>
      </w:r>
      <w:r w:rsidR="00706077">
        <w:rPr>
          <w:sz w:val="28"/>
          <w:szCs w:val="28"/>
        </w:rPr>
        <w:t>, Philipps</w:t>
      </w:r>
      <w:r w:rsidR="00B77A6E">
        <w:rPr>
          <w:sz w:val="28"/>
          <w:szCs w:val="28"/>
        </w:rPr>
        <w:t xml:space="preserve"> University of</w:t>
      </w:r>
      <w:r w:rsidR="00706077">
        <w:rPr>
          <w:sz w:val="28"/>
          <w:szCs w:val="28"/>
        </w:rPr>
        <w:t xml:space="preserve"> Marburg)</w:t>
      </w:r>
    </w:p>
    <w:sdt>
      <w:sdtPr>
        <w:rPr>
          <w:rFonts w:asciiTheme="minorHAnsi" w:eastAsiaTheme="minorHAnsi" w:hAnsiTheme="minorHAnsi" w:cstheme="minorBidi"/>
          <w:color w:val="auto"/>
          <w:sz w:val="22"/>
          <w:szCs w:val="22"/>
          <w:lang w:val="de-DE" w:eastAsia="en-US"/>
        </w:rPr>
        <w:id w:val="722715738"/>
        <w:docPartObj>
          <w:docPartGallery w:val="Table of Contents"/>
          <w:docPartUnique/>
        </w:docPartObj>
      </w:sdtPr>
      <w:sdtEndPr>
        <w:rPr>
          <w:b/>
          <w:bCs/>
        </w:rPr>
      </w:sdtEndPr>
      <w:sdtContent>
        <w:p w14:paraId="3B0E5E46" w14:textId="77777777" w:rsidR="00D0169D" w:rsidRDefault="00D0169D" w:rsidP="00D0169D">
          <w:pPr>
            <w:pStyle w:val="TOCHeading"/>
            <w:rPr>
              <w:b/>
              <w:color w:val="auto"/>
              <w:sz w:val="36"/>
            </w:rPr>
          </w:pPr>
          <w:r w:rsidRPr="00706077">
            <w:rPr>
              <w:b/>
              <w:color w:val="auto"/>
              <w:sz w:val="36"/>
            </w:rPr>
            <w:t>List of Contents</w:t>
          </w:r>
        </w:p>
        <w:p w14:paraId="31437866" w14:textId="77777777" w:rsidR="00D0169D" w:rsidRPr="004B500D" w:rsidRDefault="00D0169D" w:rsidP="00D0169D">
          <w:pPr>
            <w:rPr>
              <w:lang w:eastAsia="en-GB"/>
            </w:rPr>
          </w:pPr>
        </w:p>
        <w:p w14:paraId="1B8CBF4B" w14:textId="45E0DFA1" w:rsidR="00C66417" w:rsidRDefault="00D0169D">
          <w:pPr>
            <w:pStyle w:val="TOC1"/>
            <w:tabs>
              <w:tab w:val="right" w:leader="dot" w:pos="9062"/>
            </w:tabs>
            <w:rPr>
              <w:rFonts w:eastAsiaTheme="minorEastAsia"/>
              <w:noProof/>
              <w:sz w:val="24"/>
              <w:szCs w:val="24"/>
              <w:lang w:val="de-DE" w:eastAsia="de-DE"/>
            </w:rPr>
          </w:pPr>
          <w:r>
            <w:fldChar w:fldCharType="begin"/>
          </w:r>
          <w:r>
            <w:instrText xml:space="preserve"> TOC \o "1-3" \h \z \u </w:instrText>
          </w:r>
          <w:r>
            <w:fldChar w:fldCharType="separate"/>
          </w:r>
          <w:hyperlink w:anchor="_Toc507343855" w:history="1">
            <w:r w:rsidR="00C66417" w:rsidRPr="00723932">
              <w:rPr>
                <w:rStyle w:val="Hyperlink"/>
                <w:b/>
                <w:noProof/>
              </w:rPr>
              <w:t>List of Abbreviations</w:t>
            </w:r>
            <w:r w:rsidR="00C66417">
              <w:rPr>
                <w:noProof/>
                <w:webHidden/>
              </w:rPr>
              <w:tab/>
            </w:r>
            <w:r w:rsidR="00C66417">
              <w:rPr>
                <w:noProof/>
                <w:webHidden/>
              </w:rPr>
              <w:fldChar w:fldCharType="begin"/>
            </w:r>
            <w:r w:rsidR="00C66417">
              <w:rPr>
                <w:noProof/>
                <w:webHidden/>
              </w:rPr>
              <w:instrText xml:space="preserve"> PAGEREF _Toc507343855 \h </w:instrText>
            </w:r>
            <w:r w:rsidR="00C66417">
              <w:rPr>
                <w:noProof/>
                <w:webHidden/>
              </w:rPr>
            </w:r>
            <w:r w:rsidR="00C66417">
              <w:rPr>
                <w:noProof/>
                <w:webHidden/>
              </w:rPr>
              <w:fldChar w:fldCharType="separate"/>
            </w:r>
            <w:r w:rsidR="00C66417">
              <w:rPr>
                <w:noProof/>
                <w:webHidden/>
              </w:rPr>
              <w:t>III</w:t>
            </w:r>
            <w:r w:rsidR="00C66417">
              <w:rPr>
                <w:noProof/>
                <w:webHidden/>
              </w:rPr>
              <w:fldChar w:fldCharType="end"/>
            </w:r>
          </w:hyperlink>
        </w:p>
        <w:p w14:paraId="019363D6" w14:textId="6C4FC3A4" w:rsidR="00C66417" w:rsidRDefault="004F09B7">
          <w:pPr>
            <w:pStyle w:val="TOC1"/>
            <w:tabs>
              <w:tab w:val="right" w:leader="dot" w:pos="9062"/>
            </w:tabs>
            <w:rPr>
              <w:rFonts w:eastAsiaTheme="minorEastAsia"/>
              <w:noProof/>
              <w:sz w:val="24"/>
              <w:szCs w:val="24"/>
              <w:lang w:val="de-DE" w:eastAsia="de-DE"/>
            </w:rPr>
          </w:pPr>
          <w:hyperlink w:anchor="_Toc507343856" w:history="1">
            <w:r w:rsidR="00C66417" w:rsidRPr="00723932">
              <w:rPr>
                <w:rStyle w:val="Hyperlink"/>
                <w:b/>
                <w:noProof/>
              </w:rPr>
              <w:t>1. Theoretical Background and Aims</w:t>
            </w:r>
            <w:r w:rsidR="00C66417">
              <w:rPr>
                <w:noProof/>
                <w:webHidden/>
              </w:rPr>
              <w:tab/>
            </w:r>
            <w:r w:rsidR="00C66417">
              <w:rPr>
                <w:noProof/>
                <w:webHidden/>
              </w:rPr>
              <w:fldChar w:fldCharType="begin"/>
            </w:r>
            <w:r w:rsidR="00C66417">
              <w:rPr>
                <w:noProof/>
                <w:webHidden/>
              </w:rPr>
              <w:instrText xml:space="preserve"> PAGEREF _Toc507343856 \h </w:instrText>
            </w:r>
            <w:r w:rsidR="00C66417">
              <w:rPr>
                <w:noProof/>
                <w:webHidden/>
              </w:rPr>
            </w:r>
            <w:r w:rsidR="00C66417">
              <w:rPr>
                <w:noProof/>
                <w:webHidden/>
              </w:rPr>
              <w:fldChar w:fldCharType="separate"/>
            </w:r>
            <w:r w:rsidR="00C66417">
              <w:rPr>
                <w:noProof/>
                <w:webHidden/>
              </w:rPr>
              <w:t>4</w:t>
            </w:r>
            <w:r w:rsidR="00C66417">
              <w:rPr>
                <w:noProof/>
                <w:webHidden/>
              </w:rPr>
              <w:fldChar w:fldCharType="end"/>
            </w:r>
          </w:hyperlink>
        </w:p>
        <w:p w14:paraId="0E69B614" w14:textId="4480C31C" w:rsidR="00C66417" w:rsidRDefault="004F09B7">
          <w:pPr>
            <w:pStyle w:val="TOC2"/>
            <w:tabs>
              <w:tab w:val="right" w:leader="dot" w:pos="9062"/>
            </w:tabs>
            <w:rPr>
              <w:rFonts w:eastAsiaTheme="minorEastAsia"/>
              <w:noProof/>
              <w:sz w:val="24"/>
              <w:szCs w:val="24"/>
              <w:lang w:val="de-DE" w:eastAsia="de-DE"/>
            </w:rPr>
          </w:pPr>
          <w:hyperlink w:anchor="_Toc507343857" w:history="1">
            <w:r w:rsidR="00C66417" w:rsidRPr="00723932">
              <w:rPr>
                <w:rStyle w:val="Hyperlink"/>
                <w:noProof/>
              </w:rPr>
              <w:t>1.1 The benefits of combining EEG and fMRI</w:t>
            </w:r>
            <w:r w:rsidR="00C66417">
              <w:rPr>
                <w:noProof/>
                <w:webHidden/>
              </w:rPr>
              <w:tab/>
            </w:r>
            <w:r w:rsidR="00C66417">
              <w:rPr>
                <w:noProof/>
                <w:webHidden/>
              </w:rPr>
              <w:fldChar w:fldCharType="begin"/>
            </w:r>
            <w:r w:rsidR="00C66417">
              <w:rPr>
                <w:noProof/>
                <w:webHidden/>
              </w:rPr>
              <w:instrText xml:space="preserve"> PAGEREF _Toc507343857 \h </w:instrText>
            </w:r>
            <w:r w:rsidR="00C66417">
              <w:rPr>
                <w:noProof/>
                <w:webHidden/>
              </w:rPr>
            </w:r>
            <w:r w:rsidR="00C66417">
              <w:rPr>
                <w:noProof/>
                <w:webHidden/>
              </w:rPr>
              <w:fldChar w:fldCharType="separate"/>
            </w:r>
            <w:r w:rsidR="00C66417">
              <w:rPr>
                <w:noProof/>
                <w:webHidden/>
              </w:rPr>
              <w:t>4</w:t>
            </w:r>
            <w:r w:rsidR="00C66417">
              <w:rPr>
                <w:noProof/>
                <w:webHidden/>
              </w:rPr>
              <w:fldChar w:fldCharType="end"/>
            </w:r>
          </w:hyperlink>
        </w:p>
        <w:p w14:paraId="087ACCA0" w14:textId="38CA2729" w:rsidR="00C66417" w:rsidRDefault="004F09B7">
          <w:pPr>
            <w:pStyle w:val="TOC2"/>
            <w:tabs>
              <w:tab w:val="right" w:leader="dot" w:pos="9062"/>
            </w:tabs>
            <w:rPr>
              <w:rFonts w:eastAsiaTheme="minorEastAsia"/>
              <w:noProof/>
              <w:sz w:val="24"/>
              <w:szCs w:val="24"/>
              <w:lang w:val="de-DE" w:eastAsia="de-DE"/>
            </w:rPr>
          </w:pPr>
          <w:hyperlink w:anchor="_Toc507343858" w:history="1">
            <w:r w:rsidR="00C66417" w:rsidRPr="00723932">
              <w:rPr>
                <w:rStyle w:val="Hyperlink"/>
                <w:noProof/>
              </w:rPr>
              <w:t>1.2 Multivariate and asymmetric EEG and fMRI data integration</w:t>
            </w:r>
            <w:r w:rsidR="00C66417">
              <w:rPr>
                <w:noProof/>
                <w:webHidden/>
              </w:rPr>
              <w:tab/>
            </w:r>
            <w:r w:rsidR="00C66417">
              <w:rPr>
                <w:noProof/>
                <w:webHidden/>
              </w:rPr>
              <w:fldChar w:fldCharType="begin"/>
            </w:r>
            <w:r w:rsidR="00C66417">
              <w:rPr>
                <w:noProof/>
                <w:webHidden/>
              </w:rPr>
              <w:instrText xml:space="preserve"> PAGEREF _Toc507343858 \h </w:instrText>
            </w:r>
            <w:r w:rsidR="00C66417">
              <w:rPr>
                <w:noProof/>
                <w:webHidden/>
              </w:rPr>
            </w:r>
            <w:r w:rsidR="00C66417">
              <w:rPr>
                <w:noProof/>
                <w:webHidden/>
              </w:rPr>
              <w:fldChar w:fldCharType="separate"/>
            </w:r>
            <w:r w:rsidR="00C66417">
              <w:rPr>
                <w:noProof/>
                <w:webHidden/>
              </w:rPr>
              <w:t>12</w:t>
            </w:r>
            <w:r w:rsidR="00C66417">
              <w:rPr>
                <w:noProof/>
                <w:webHidden/>
              </w:rPr>
              <w:fldChar w:fldCharType="end"/>
            </w:r>
          </w:hyperlink>
        </w:p>
        <w:p w14:paraId="6A08CD4F" w14:textId="315C5672" w:rsidR="00C66417" w:rsidRDefault="004F09B7">
          <w:pPr>
            <w:pStyle w:val="TOC2"/>
            <w:tabs>
              <w:tab w:val="right" w:leader="dot" w:pos="9062"/>
            </w:tabs>
            <w:rPr>
              <w:rFonts w:eastAsiaTheme="minorEastAsia"/>
              <w:noProof/>
              <w:sz w:val="24"/>
              <w:szCs w:val="24"/>
              <w:lang w:val="de-DE" w:eastAsia="de-DE"/>
            </w:rPr>
          </w:pPr>
          <w:hyperlink w:anchor="_Toc507343859" w:history="1">
            <w:r w:rsidR="00C66417" w:rsidRPr="00723932">
              <w:rPr>
                <w:rStyle w:val="Hyperlink"/>
                <w:noProof/>
              </w:rPr>
              <w:t>1.3 Approaches for multimodal data fusion</w:t>
            </w:r>
            <w:r w:rsidR="00C66417">
              <w:rPr>
                <w:noProof/>
                <w:webHidden/>
              </w:rPr>
              <w:tab/>
            </w:r>
            <w:r w:rsidR="00C66417">
              <w:rPr>
                <w:noProof/>
                <w:webHidden/>
              </w:rPr>
              <w:fldChar w:fldCharType="begin"/>
            </w:r>
            <w:r w:rsidR="00C66417">
              <w:rPr>
                <w:noProof/>
                <w:webHidden/>
              </w:rPr>
              <w:instrText xml:space="preserve"> PAGEREF _Toc507343859 \h </w:instrText>
            </w:r>
            <w:r w:rsidR="00C66417">
              <w:rPr>
                <w:noProof/>
                <w:webHidden/>
              </w:rPr>
            </w:r>
            <w:r w:rsidR="00C66417">
              <w:rPr>
                <w:noProof/>
                <w:webHidden/>
              </w:rPr>
              <w:fldChar w:fldCharType="separate"/>
            </w:r>
            <w:r w:rsidR="00C66417">
              <w:rPr>
                <w:noProof/>
                <w:webHidden/>
              </w:rPr>
              <w:t>14</w:t>
            </w:r>
            <w:r w:rsidR="00C66417">
              <w:rPr>
                <w:noProof/>
                <w:webHidden/>
              </w:rPr>
              <w:fldChar w:fldCharType="end"/>
            </w:r>
          </w:hyperlink>
        </w:p>
        <w:p w14:paraId="6EB93437" w14:textId="16F57C44" w:rsidR="00C66417" w:rsidRDefault="004F09B7">
          <w:pPr>
            <w:pStyle w:val="TOC3"/>
            <w:tabs>
              <w:tab w:val="right" w:leader="dot" w:pos="9062"/>
            </w:tabs>
            <w:rPr>
              <w:rFonts w:eastAsiaTheme="minorEastAsia"/>
              <w:noProof/>
              <w:sz w:val="24"/>
              <w:szCs w:val="24"/>
              <w:lang w:val="de-DE" w:eastAsia="de-DE"/>
            </w:rPr>
          </w:pPr>
          <w:hyperlink w:anchor="_Toc507343860" w:history="1">
            <w:r w:rsidR="00C66417" w:rsidRPr="00723932">
              <w:rPr>
                <w:rStyle w:val="Hyperlink"/>
                <w:noProof/>
              </w:rPr>
              <w:t>1.3.1 Joint and Parallel Independent Component Analysis</w:t>
            </w:r>
            <w:r w:rsidR="00C66417">
              <w:rPr>
                <w:noProof/>
                <w:webHidden/>
              </w:rPr>
              <w:tab/>
            </w:r>
            <w:r w:rsidR="00C66417">
              <w:rPr>
                <w:noProof/>
                <w:webHidden/>
              </w:rPr>
              <w:fldChar w:fldCharType="begin"/>
            </w:r>
            <w:r w:rsidR="00C66417">
              <w:rPr>
                <w:noProof/>
                <w:webHidden/>
              </w:rPr>
              <w:instrText xml:space="preserve"> PAGEREF _Toc507343860 \h </w:instrText>
            </w:r>
            <w:r w:rsidR="00C66417">
              <w:rPr>
                <w:noProof/>
                <w:webHidden/>
              </w:rPr>
            </w:r>
            <w:r w:rsidR="00C66417">
              <w:rPr>
                <w:noProof/>
                <w:webHidden/>
              </w:rPr>
              <w:fldChar w:fldCharType="separate"/>
            </w:r>
            <w:r w:rsidR="00C66417">
              <w:rPr>
                <w:noProof/>
                <w:webHidden/>
              </w:rPr>
              <w:t>15</w:t>
            </w:r>
            <w:r w:rsidR="00C66417">
              <w:rPr>
                <w:noProof/>
                <w:webHidden/>
              </w:rPr>
              <w:fldChar w:fldCharType="end"/>
            </w:r>
          </w:hyperlink>
        </w:p>
        <w:p w14:paraId="52150256" w14:textId="36CA1BD7" w:rsidR="00C66417" w:rsidRDefault="004F09B7">
          <w:pPr>
            <w:pStyle w:val="TOC3"/>
            <w:tabs>
              <w:tab w:val="right" w:leader="dot" w:pos="9062"/>
            </w:tabs>
            <w:rPr>
              <w:rFonts w:eastAsiaTheme="minorEastAsia"/>
              <w:noProof/>
              <w:sz w:val="24"/>
              <w:szCs w:val="24"/>
              <w:lang w:val="de-DE" w:eastAsia="de-DE"/>
            </w:rPr>
          </w:pPr>
          <w:hyperlink w:anchor="_Toc507343861" w:history="1">
            <w:r w:rsidR="00C66417" w:rsidRPr="00723932">
              <w:rPr>
                <w:rStyle w:val="Hyperlink"/>
                <w:noProof/>
              </w:rPr>
              <w:t>1.3.2 Multiway Partial Least Squares regression for EEG and fMRI</w:t>
            </w:r>
            <w:r w:rsidR="00C66417">
              <w:rPr>
                <w:noProof/>
                <w:webHidden/>
              </w:rPr>
              <w:tab/>
            </w:r>
            <w:r w:rsidR="00C66417">
              <w:rPr>
                <w:noProof/>
                <w:webHidden/>
              </w:rPr>
              <w:fldChar w:fldCharType="begin"/>
            </w:r>
            <w:r w:rsidR="00C66417">
              <w:rPr>
                <w:noProof/>
                <w:webHidden/>
              </w:rPr>
              <w:instrText xml:space="preserve"> PAGEREF _Toc507343861 \h </w:instrText>
            </w:r>
            <w:r w:rsidR="00C66417">
              <w:rPr>
                <w:noProof/>
                <w:webHidden/>
              </w:rPr>
            </w:r>
            <w:r w:rsidR="00C66417">
              <w:rPr>
                <w:noProof/>
                <w:webHidden/>
              </w:rPr>
              <w:fldChar w:fldCharType="separate"/>
            </w:r>
            <w:r w:rsidR="00C66417">
              <w:rPr>
                <w:noProof/>
                <w:webHidden/>
              </w:rPr>
              <w:t>17</w:t>
            </w:r>
            <w:r w:rsidR="00C66417">
              <w:rPr>
                <w:noProof/>
                <w:webHidden/>
              </w:rPr>
              <w:fldChar w:fldCharType="end"/>
            </w:r>
          </w:hyperlink>
        </w:p>
        <w:p w14:paraId="0B078DDD" w14:textId="7448D30E" w:rsidR="00C66417" w:rsidRDefault="004F09B7">
          <w:pPr>
            <w:pStyle w:val="TOC3"/>
            <w:tabs>
              <w:tab w:val="right" w:leader="dot" w:pos="9062"/>
            </w:tabs>
            <w:rPr>
              <w:rFonts w:eastAsiaTheme="minorEastAsia"/>
              <w:noProof/>
              <w:sz w:val="24"/>
              <w:szCs w:val="24"/>
              <w:lang w:val="de-DE" w:eastAsia="de-DE"/>
            </w:rPr>
          </w:pPr>
          <w:hyperlink w:anchor="_Toc507343862" w:history="1">
            <w:r w:rsidR="00C66417" w:rsidRPr="00723932">
              <w:rPr>
                <w:rStyle w:val="Hyperlink"/>
                <w:noProof/>
              </w:rPr>
              <w:t>1.3.3 Multilevel Modeling</w:t>
            </w:r>
            <w:r w:rsidR="00C66417">
              <w:rPr>
                <w:noProof/>
                <w:webHidden/>
              </w:rPr>
              <w:tab/>
            </w:r>
            <w:r w:rsidR="00C66417">
              <w:rPr>
                <w:noProof/>
                <w:webHidden/>
              </w:rPr>
              <w:fldChar w:fldCharType="begin"/>
            </w:r>
            <w:r w:rsidR="00C66417">
              <w:rPr>
                <w:noProof/>
                <w:webHidden/>
              </w:rPr>
              <w:instrText xml:space="preserve"> PAGEREF _Toc507343862 \h </w:instrText>
            </w:r>
            <w:r w:rsidR="00C66417">
              <w:rPr>
                <w:noProof/>
                <w:webHidden/>
              </w:rPr>
            </w:r>
            <w:r w:rsidR="00C66417">
              <w:rPr>
                <w:noProof/>
                <w:webHidden/>
              </w:rPr>
              <w:fldChar w:fldCharType="separate"/>
            </w:r>
            <w:r w:rsidR="00C66417">
              <w:rPr>
                <w:noProof/>
                <w:webHidden/>
              </w:rPr>
              <w:t>18</w:t>
            </w:r>
            <w:r w:rsidR="00C66417">
              <w:rPr>
                <w:noProof/>
                <w:webHidden/>
              </w:rPr>
              <w:fldChar w:fldCharType="end"/>
            </w:r>
          </w:hyperlink>
        </w:p>
        <w:p w14:paraId="3BDA0AFC" w14:textId="1C6F9DE5" w:rsidR="00C66417" w:rsidRDefault="004F09B7">
          <w:pPr>
            <w:pStyle w:val="TOC2"/>
            <w:tabs>
              <w:tab w:val="right" w:leader="dot" w:pos="9062"/>
            </w:tabs>
            <w:rPr>
              <w:rFonts w:eastAsiaTheme="minorEastAsia"/>
              <w:noProof/>
              <w:sz w:val="24"/>
              <w:szCs w:val="24"/>
              <w:lang w:val="de-DE" w:eastAsia="de-DE"/>
            </w:rPr>
          </w:pPr>
          <w:hyperlink w:anchor="_Toc507343863" w:history="1">
            <w:r w:rsidR="00C66417" w:rsidRPr="00723932">
              <w:rPr>
                <w:rStyle w:val="Hyperlink"/>
                <w:noProof/>
              </w:rPr>
              <w:t>1.4 Aims of this study</w:t>
            </w:r>
            <w:r w:rsidR="00C66417">
              <w:rPr>
                <w:noProof/>
                <w:webHidden/>
              </w:rPr>
              <w:tab/>
            </w:r>
            <w:r w:rsidR="00C66417">
              <w:rPr>
                <w:noProof/>
                <w:webHidden/>
              </w:rPr>
              <w:fldChar w:fldCharType="begin"/>
            </w:r>
            <w:r w:rsidR="00C66417">
              <w:rPr>
                <w:noProof/>
                <w:webHidden/>
              </w:rPr>
              <w:instrText xml:space="preserve"> PAGEREF _Toc507343863 \h </w:instrText>
            </w:r>
            <w:r w:rsidR="00C66417">
              <w:rPr>
                <w:noProof/>
                <w:webHidden/>
              </w:rPr>
            </w:r>
            <w:r w:rsidR="00C66417">
              <w:rPr>
                <w:noProof/>
                <w:webHidden/>
              </w:rPr>
              <w:fldChar w:fldCharType="separate"/>
            </w:r>
            <w:r w:rsidR="00C66417">
              <w:rPr>
                <w:noProof/>
                <w:webHidden/>
              </w:rPr>
              <w:t>20</w:t>
            </w:r>
            <w:r w:rsidR="00C66417">
              <w:rPr>
                <w:noProof/>
                <w:webHidden/>
              </w:rPr>
              <w:fldChar w:fldCharType="end"/>
            </w:r>
          </w:hyperlink>
        </w:p>
        <w:p w14:paraId="36E44C20" w14:textId="24FF2D42" w:rsidR="00C66417" w:rsidRDefault="004F09B7">
          <w:pPr>
            <w:pStyle w:val="TOC3"/>
            <w:tabs>
              <w:tab w:val="right" w:leader="dot" w:pos="9062"/>
            </w:tabs>
            <w:rPr>
              <w:rFonts w:eastAsiaTheme="minorEastAsia"/>
              <w:noProof/>
              <w:sz w:val="24"/>
              <w:szCs w:val="24"/>
              <w:lang w:val="de-DE" w:eastAsia="de-DE"/>
            </w:rPr>
          </w:pPr>
          <w:hyperlink w:anchor="_Toc507343864" w:history="1">
            <w:r w:rsidR="00C66417" w:rsidRPr="00723932">
              <w:rPr>
                <w:rStyle w:val="Hyperlink"/>
                <w:noProof/>
              </w:rPr>
              <w:t>1.4.1 Investigating mechanisms of cognitive control with EEG-fMRI</w:t>
            </w:r>
            <w:r w:rsidR="00C66417">
              <w:rPr>
                <w:noProof/>
                <w:webHidden/>
              </w:rPr>
              <w:tab/>
            </w:r>
            <w:r w:rsidR="00C66417">
              <w:rPr>
                <w:noProof/>
                <w:webHidden/>
              </w:rPr>
              <w:fldChar w:fldCharType="begin"/>
            </w:r>
            <w:r w:rsidR="00C66417">
              <w:rPr>
                <w:noProof/>
                <w:webHidden/>
              </w:rPr>
              <w:instrText xml:space="preserve"> PAGEREF _Toc507343864 \h </w:instrText>
            </w:r>
            <w:r w:rsidR="00C66417">
              <w:rPr>
                <w:noProof/>
                <w:webHidden/>
              </w:rPr>
            </w:r>
            <w:r w:rsidR="00C66417">
              <w:rPr>
                <w:noProof/>
                <w:webHidden/>
              </w:rPr>
              <w:fldChar w:fldCharType="separate"/>
            </w:r>
            <w:r w:rsidR="00C66417">
              <w:rPr>
                <w:noProof/>
                <w:webHidden/>
              </w:rPr>
              <w:t>20</w:t>
            </w:r>
            <w:r w:rsidR="00C66417">
              <w:rPr>
                <w:noProof/>
                <w:webHidden/>
              </w:rPr>
              <w:fldChar w:fldCharType="end"/>
            </w:r>
          </w:hyperlink>
        </w:p>
        <w:p w14:paraId="6F4934A6" w14:textId="2FC335B4" w:rsidR="00C66417" w:rsidRDefault="004F09B7">
          <w:pPr>
            <w:pStyle w:val="TOC3"/>
            <w:tabs>
              <w:tab w:val="right" w:leader="dot" w:pos="9062"/>
            </w:tabs>
            <w:rPr>
              <w:rFonts w:eastAsiaTheme="minorEastAsia"/>
              <w:noProof/>
              <w:sz w:val="24"/>
              <w:szCs w:val="24"/>
              <w:lang w:val="de-DE" w:eastAsia="de-DE"/>
            </w:rPr>
          </w:pPr>
          <w:hyperlink w:anchor="_Toc507343865" w:history="1">
            <w:r w:rsidR="00C66417" w:rsidRPr="00723932">
              <w:rPr>
                <w:rStyle w:val="Hyperlink"/>
                <w:noProof/>
              </w:rPr>
              <w:t>1.4.2 The practicability of multimodal data fusion</w:t>
            </w:r>
            <w:r w:rsidR="00C66417">
              <w:rPr>
                <w:noProof/>
                <w:webHidden/>
              </w:rPr>
              <w:tab/>
            </w:r>
            <w:r w:rsidR="00C66417">
              <w:rPr>
                <w:noProof/>
                <w:webHidden/>
              </w:rPr>
              <w:fldChar w:fldCharType="begin"/>
            </w:r>
            <w:r w:rsidR="00C66417">
              <w:rPr>
                <w:noProof/>
                <w:webHidden/>
              </w:rPr>
              <w:instrText xml:space="preserve"> PAGEREF _Toc507343865 \h </w:instrText>
            </w:r>
            <w:r w:rsidR="00C66417">
              <w:rPr>
                <w:noProof/>
                <w:webHidden/>
              </w:rPr>
            </w:r>
            <w:r w:rsidR="00C66417">
              <w:rPr>
                <w:noProof/>
                <w:webHidden/>
              </w:rPr>
              <w:fldChar w:fldCharType="separate"/>
            </w:r>
            <w:r w:rsidR="00C66417">
              <w:rPr>
                <w:noProof/>
                <w:webHidden/>
              </w:rPr>
              <w:t>21</w:t>
            </w:r>
            <w:r w:rsidR="00C66417">
              <w:rPr>
                <w:noProof/>
                <w:webHidden/>
              </w:rPr>
              <w:fldChar w:fldCharType="end"/>
            </w:r>
          </w:hyperlink>
        </w:p>
        <w:p w14:paraId="6675BA04" w14:textId="6B5E3A52" w:rsidR="00C66417" w:rsidRDefault="004F09B7">
          <w:pPr>
            <w:pStyle w:val="TOC1"/>
            <w:tabs>
              <w:tab w:val="right" w:leader="dot" w:pos="9062"/>
            </w:tabs>
            <w:rPr>
              <w:rFonts w:eastAsiaTheme="minorEastAsia"/>
              <w:noProof/>
              <w:sz w:val="24"/>
              <w:szCs w:val="24"/>
              <w:lang w:val="de-DE" w:eastAsia="de-DE"/>
            </w:rPr>
          </w:pPr>
          <w:hyperlink w:anchor="_Toc507343866" w:history="1">
            <w:r w:rsidR="00C66417" w:rsidRPr="00723932">
              <w:rPr>
                <w:rStyle w:val="Hyperlink"/>
                <w:noProof/>
              </w:rPr>
              <w:t>2. Methods</w:t>
            </w:r>
            <w:r w:rsidR="00C66417">
              <w:rPr>
                <w:noProof/>
                <w:webHidden/>
              </w:rPr>
              <w:tab/>
            </w:r>
            <w:r w:rsidR="00C66417">
              <w:rPr>
                <w:noProof/>
                <w:webHidden/>
              </w:rPr>
              <w:fldChar w:fldCharType="begin"/>
            </w:r>
            <w:r w:rsidR="00C66417">
              <w:rPr>
                <w:noProof/>
                <w:webHidden/>
              </w:rPr>
              <w:instrText xml:space="preserve"> PAGEREF _Toc507343866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4D6E1314" w14:textId="42770FBC" w:rsidR="00C66417" w:rsidRDefault="004F09B7">
          <w:pPr>
            <w:pStyle w:val="TOC2"/>
            <w:tabs>
              <w:tab w:val="right" w:leader="dot" w:pos="9062"/>
            </w:tabs>
            <w:rPr>
              <w:rFonts w:eastAsiaTheme="minorEastAsia"/>
              <w:noProof/>
              <w:sz w:val="24"/>
              <w:szCs w:val="24"/>
              <w:lang w:val="de-DE" w:eastAsia="de-DE"/>
            </w:rPr>
          </w:pPr>
          <w:hyperlink w:anchor="_Toc507343867" w:history="1">
            <w:r w:rsidR="00C66417" w:rsidRPr="00723932">
              <w:rPr>
                <w:rStyle w:val="Hyperlink"/>
                <w:noProof/>
              </w:rPr>
              <w:t>2.1 Participants</w:t>
            </w:r>
            <w:r w:rsidR="00C66417">
              <w:rPr>
                <w:noProof/>
                <w:webHidden/>
              </w:rPr>
              <w:tab/>
            </w:r>
            <w:r w:rsidR="00C66417">
              <w:rPr>
                <w:noProof/>
                <w:webHidden/>
              </w:rPr>
              <w:fldChar w:fldCharType="begin"/>
            </w:r>
            <w:r w:rsidR="00C66417">
              <w:rPr>
                <w:noProof/>
                <w:webHidden/>
              </w:rPr>
              <w:instrText xml:space="preserve"> PAGEREF _Toc507343867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12DEC820" w14:textId="0D591156" w:rsidR="00C66417" w:rsidRDefault="004F09B7">
          <w:pPr>
            <w:pStyle w:val="TOC2"/>
            <w:tabs>
              <w:tab w:val="right" w:leader="dot" w:pos="9062"/>
            </w:tabs>
            <w:rPr>
              <w:rFonts w:eastAsiaTheme="minorEastAsia"/>
              <w:noProof/>
              <w:sz w:val="24"/>
              <w:szCs w:val="24"/>
              <w:lang w:val="de-DE" w:eastAsia="de-DE"/>
            </w:rPr>
          </w:pPr>
          <w:hyperlink w:anchor="_Toc507343868" w:history="1">
            <w:r w:rsidR="00C66417" w:rsidRPr="00723932">
              <w:rPr>
                <w:rStyle w:val="Hyperlink"/>
                <w:noProof/>
              </w:rPr>
              <w:t>2.2 Experimental Design and Setup</w:t>
            </w:r>
            <w:r w:rsidR="00C66417">
              <w:rPr>
                <w:noProof/>
                <w:webHidden/>
              </w:rPr>
              <w:tab/>
            </w:r>
            <w:r w:rsidR="00C66417">
              <w:rPr>
                <w:noProof/>
                <w:webHidden/>
              </w:rPr>
              <w:fldChar w:fldCharType="begin"/>
            </w:r>
            <w:r w:rsidR="00C66417">
              <w:rPr>
                <w:noProof/>
                <w:webHidden/>
              </w:rPr>
              <w:instrText xml:space="preserve"> PAGEREF _Toc507343868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07B02FA5" w14:textId="08C575AA" w:rsidR="00C66417" w:rsidRDefault="004F09B7">
          <w:pPr>
            <w:pStyle w:val="TOC3"/>
            <w:tabs>
              <w:tab w:val="right" w:leader="dot" w:pos="9062"/>
            </w:tabs>
            <w:rPr>
              <w:rFonts w:eastAsiaTheme="minorEastAsia"/>
              <w:noProof/>
              <w:sz w:val="24"/>
              <w:szCs w:val="24"/>
              <w:lang w:val="de-DE" w:eastAsia="de-DE"/>
            </w:rPr>
          </w:pPr>
          <w:hyperlink w:anchor="_Toc507343869" w:history="1">
            <w:r w:rsidR="00C66417" w:rsidRPr="00723932">
              <w:rPr>
                <w:rStyle w:val="Hyperlink"/>
                <w:noProof/>
              </w:rPr>
              <w:t>2.2.1 General Procedure</w:t>
            </w:r>
            <w:r w:rsidR="00C66417">
              <w:rPr>
                <w:noProof/>
                <w:webHidden/>
              </w:rPr>
              <w:tab/>
            </w:r>
            <w:r w:rsidR="00C66417">
              <w:rPr>
                <w:noProof/>
                <w:webHidden/>
              </w:rPr>
              <w:fldChar w:fldCharType="begin"/>
            </w:r>
            <w:r w:rsidR="00C66417">
              <w:rPr>
                <w:noProof/>
                <w:webHidden/>
              </w:rPr>
              <w:instrText xml:space="preserve"> PAGEREF _Toc507343869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0D209361" w14:textId="68D4036F" w:rsidR="00C66417" w:rsidRDefault="004F09B7">
          <w:pPr>
            <w:pStyle w:val="TOC3"/>
            <w:tabs>
              <w:tab w:val="right" w:leader="dot" w:pos="9062"/>
            </w:tabs>
            <w:rPr>
              <w:rFonts w:eastAsiaTheme="minorEastAsia"/>
              <w:noProof/>
              <w:sz w:val="24"/>
              <w:szCs w:val="24"/>
              <w:lang w:val="de-DE" w:eastAsia="de-DE"/>
            </w:rPr>
          </w:pPr>
          <w:hyperlink w:anchor="_Toc507343870" w:history="1">
            <w:r w:rsidR="00C66417" w:rsidRPr="00723932">
              <w:rPr>
                <w:rStyle w:val="Hyperlink"/>
                <w:noProof/>
              </w:rPr>
              <w:t>2.2.2 DPX Paradigm</w:t>
            </w:r>
            <w:r w:rsidR="00C66417">
              <w:rPr>
                <w:noProof/>
                <w:webHidden/>
              </w:rPr>
              <w:tab/>
            </w:r>
            <w:r w:rsidR="00C66417">
              <w:rPr>
                <w:noProof/>
                <w:webHidden/>
              </w:rPr>
              <w:fldChar w:fldCharType="begin"/>
            </w:r>
            <w:r w:rsidR="00C66417">
              <w:rPr>
                <w:noProof/>
                <w:webHidden/>
              </w:rPr>
              <w:instrText xml:space="preserve"> PAGEREF _Toc507343870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35C299D3" w14:textId="32B512ED" w:rsidR="00C66417" w:rsidRDefault="004F09B7">
          <w:pPr>
            <w:pStyle w:val="TOC2"/>
            <w:tabs>
              <w:tab w:val="right" w:leader="dot" w:pos="9062"/>
            </w:tabs>
            <w:rPr>
              <w:rFonts w:eastAsiaTheme="minorEastAsia"/>
              <w:noProof/>
              <w:sz w:val="24"/>
              <w:szCs w:val="24"/>
              <w:lang w:val="de-DE" w:eastAsia="de-DE"/>
            </w:rPr>
          </w:pPr>
          <w:hyperlink w:anchor="_Toc507343871" w:history="1">
            <w:r w:rsidR="00C66417" w:rsidRPr="00723932">
              <w:rPr>
                <w:rStyle w:val="Hyperlink"/>
                <w:noProof/>
              </w:rPr>
              <w:t>2.3 Data acquisition</w:t>
            </w:r>
            <w:r w:rsidR="00C66417">
              <w:rPr>
                <w:noProof/>
                <w:webHidden/>
              </w:rPr>
              <w:tab/>
            </w:r>
            <w:r w:rsidR="00C66417">
              <w:rPr>
                <w:noProof/>
                <w:webHidden/>
              </w:rPr>
              <w:fldChar w:fldCharType="begin"/>
            </w:r>
            <w:r w:rsidR="00C66417">
              <w:rPr>
                <w:noProof/>
                <w:webHidden/>
              </w:rPr>
              <w:instrText xml:space="preserve"> PAGEREF _Toc507343871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0594063A" w14:textId="234240A1" w:rsidR="00C66417" w:rsidRDefault="004F09B7">
          <w:pPr>
            <w:pStyle w:val="TOC3"/>
            <w:tabs>
              <w:tab w:val="right" w:leader="dot" w:pos="9062"/>
            </w:tabs>
            <w:rPr>
              <w:rFonts w:eastAsiaTheme="minorEastAsia"/>
              <w:noProof/>
              <w:sz w:val="24"/>
              <w:szCs w:val="24"/>
              <w:lang w:val="de-DE" w:eastAsia="de-DE"/>
            </w:rPr>
          </w:pPr>
          <w:hyperlink w:anchor="_Toc507343872" w:history="1">
            <w:r w:rsidR="00C66417" w:rsidRPr="00723932">
              <w:rPr>
                <w:rStyle w:val="Hyperlink"/>
                <w:noProof/>
              </w:rPr>
              <w:t>2.3.1 Materials and software</w:t>
            </w:r>
            <w:r w:rsidR="00C66417">
              <w:rPr>
                <w:noProof/>
                <w:webHidden/>
              </w:rPr>
              <w:tab/>
            </w:r>
            <w:r w:rsidR="00C66417">
              <w:rPr>
                <w:noProof/>
                <w:webHidden/>
              </w:rPr>
              <w:fldChar w:fldCharType="begin"/>
            </w:r>
            <w:r w:rsidR="00C66417">
              <w:rPr>
                <w:noProof/>
                <w:webHidden/>
              </w:rPr>
              <w:instrText xml:space="preserve"> PAGEREF _Toc507343872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1ABF98FE" w14:textId="572F72FE" w:rsidR="00C66417" w:rsidRDefault="004F09B7">
          <w:pPr>
            <w:pStyle w:val="TOC3"/>
            <w:tabs>
              <w:tab w:val="right" w:leader="dot" w:pos="9062"/>
            </w:tabs>
            <w:rPr>
              <w:rFonts w:eastAsiaTheme="minorEastAsia"/>
              <w:noProof/>
              <w:sz w:val="24"/>
              <w:szCs w:val="24"/>
              <w:lang w:val="de-DE" w:eastAsia="de-DE"/>
            </w:rPr>
          </w:pPr>
          <w:hyperlink w:anchor="_Toc507343873" w:history="1">
            <w:r w:rsidR="00C66417" w:rsidRPr="00723932">
              <w:rPr>
                <w:rStyle w:val="Hyperlink"/>
                <w:noProof/>
              </w:rPr>
              <w:t>2.3.2 Experimental protocol for simultaneous recordings</w:t>
            </w:r>
            <w:r w:rsidR="00C66417">
              <w:rPr>
                <w:noProof/>
                <w:webHidden/>
              </w:rPr>
              <w:tab/>
            </w:r>
            <w:r w:rsidR="00C66417">
              <w:rPr>
                <w:noProof/>
                <w:webHidden/>
              </w:rPr>
              <w:fldChar w:fldCharType="begin"/>
            </w:r>
            <w:r w:rsidR="00C66417">
              <w:rPr>
                <w:noProof/>
                <w:webHidden/>
              </w:rPr>
              <w:instrText xml:space="preserve"> PAGEREF _Toc507343873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435D0B69" w14:textId="695C68D6" w:rsidR="00C66417" w:rsidRDefault="004F09B7">
          <w:pPr>
            <w:pStyle w:val="TOC3"/>
            <w:tabs>
              <w:tab w:val="right" w:leader="dot" w:pos="9062"/>
            </w:tabs>
            <w:rPr>
              <w:rFonts w:eastAsiaTheme="minorEastAsia"/>
              <w:noProof/>
              <w:sz w:val="24"/>
              <w:szCs w:val="24"/>
              <w:lang w:val="de-DE" w:eastAsia="de-DE"/>
            </w:rPr>
          </w:pPr>
          <w:hyperlink w:anchor="_Toc507343874" w:history="1">
            <w:r w:rsidR="00C66417" w:rsidRPr="00723932">
              <w:rPr>
                <w:rStyle w:val="Hyperlink"/>
                <w:noProof/>
              </w:rPr>
              <w:t>2.3.3 Recording parameters for EEG and fMRI</w:t>
            </w:r>
            <w:r w:rsidR="00C66417">
              <w:rPr>
                <w:noProof/>
                <w:webHidden/>
              </w:rPr>
              <w:tab/>
            </w:r>
            <w:r w:rsidR="00C66417">
              <w:rPr>
                <w:noProof/>
                <w:webHidden/>
              </w:rPr>
              <w:fldChar w:fldCharType="begin"/>
            </w:r>
            <w:r w:rsidR="00C66417">
              <w:rPr>
                <w:noProof/>
                <w:webHidden/>
              </w:rPr>
              <w:instrText xml:space="preserve"> PAGEREF _Toc507343874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638B8B64" w14:textId="381B7A1F" w:rsidR="00C66417" w:rsidRDefault="004F09B7">
          <w:pPr>
            <w:pStyle w:val="TOC2"/>
            <w:tabs>
              <w:tab w:val="right" w:leader="dot" w:pos="9062"/>
            </w:tabs>
            <w:rPr>
              <w:rFonts w:eastAsiaTheme="minorEastAsia"/>
              <w:noProof/>
              <w:sz w:val="24"/>
              <w:szCs w:val="24"/>
              <w:lang w:val="de-DE" w:eastAsia="de-DE"/>
            </w:rPr>
          </w:pPr>
          <w:hyperlink w:anchor="_Toc507343875" w:history="1">
            <w:r w:rsidR="00C66417" w:rsidRPr="00723932">
              <w:rPr>
                <w:rStyle w:val="Hyperlink"/>
                <w:noProof/>
              </w:rPr>
              <w:t>2.4 Unimodal data analysis</w:t>
            </w:r>
            <w:r w:rsidR="00C66417">
              <w:rPr>
                <w:noProof/>
                <w:webHidden/>
              </w:rPr>
              <w:tab/>
            </w:r>
            <w:r w:rsidR="00C66417">
              <w:rPr>
                <w:noProof/>
                <w:webHidden/>
              </w:rPr>
              <w:fldChar w:fldCharType="begin"/>
            </w:r>
            <w:r w:rsidR="00C66417">
              <w:rPr>
                <w:noProof/>
                <w:webHidden/>
              </w:rPr>
              <w:instrText xml:space="preserve"> PAGEREF _Toc507343875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7B6F69C5" w14:textId="2B593E59" w:rsidR="00C66417" w:rsidRDefault="004F09B7">
          <w:pPr>
            <w:pStyle w:val="TOC3"/>
            <w:tabs>
              <w:tab w:val="right" w:leader="dot" w:pos="9062"/>
            </w:tabs>
            <w:rPr>
              <w:rFonts w:eastAsiaTheme="minorEastAsia"/>
              <w:noProof/>
              <w:sz w:val="24"/>
              <w:szCs w:val="24"/>
              <w:lang w:val="de-DE" w:eastAsia="de-DE"/>
            </w:rPr>
          </w:pPr>
          <w:hyperlink w:anchor="_Toc507343876" w:history="1">
            <w:r w:rsidR="00C66417" w:rsidRPr="00723932">
              <w:rPr>
                <w:rStyle w:val="Hyperlink"/>
                <w:noProof/>
              </w:rPr>
              <w:t>2.4.1 Behavioral Data</w:t>
            </w:r>
            <w:r w:rsidR="00C66417">
              <w:rPr>
                <w:noProof/>
                <w:webHidden/>
              </w:rPr>
              <w:tab/>
            </w:r>
            <w:r w:rsidR="00C66417">
              <w:rPr>
                <w:noProof/>
                <w:webHidden/>
              </w:rPr>
              <w:fldChar w:fldCharType="begin"/>
            </w:r>
            <w:r w:rsidR="00C66417">
              <w:rPr>
                <w:noProof/>
                <w:webHidden/>
              </w:rPr>
              <w:instrText xml:space="preserve"> PAGEREF _Toc507343876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7C39A0BA" w14:textId="573E8C02" w:rsidR="00C66417" w:rsidRDefault="004F09B7">
          <w:pPr>
            <w:pStyle w:val="TOC3"/>
            <w:tabs>
              <w:tab w:val="right" w:leader="dot" w:pos="9062"/>
            </w:tabs>
            <w:rPr>
              <w:rFonts w:eastAsiaTheme="minorEastAsia"/>
              <w:noProof/>
              <w:sz w:val="24"/>
              <w:szCs w:val="24"/>
              <w:lang w:val="de-DE" w:eastAsia="de-DE"/>
            </w:rPr>
          </w:pPr>
          <w:hyperlink w:anchor="_Toc507343877" w:history="1">
            <w:r w:rsidR="00C66417" w:rsidRPr="00723932">
              <w:rPr>
                <w:rStyle w:val="Hyperlink"/>
                <w:noProof/>
              </w:rPr>
              <w:t>2.4.2 fMRI pre-processing</w:t>
            </w:r>
            <w:r w:rsidR="00C66417">
              <w:rPr>
                <w:noProof/>
                <w:webHidden/>
              </w:rPr>
              <w:tab/>
            </w:r>
            <w:r w:rsidR="00C66417">
              <w:rPr>
                <w:noProof/>
                <w:webHidden/>
              </w:rPr>
              <w:fldChar w:fldCharType="begin"/>
            </w:r>
            <w:r w:rsidR="00C66417">
              <w:rPr>
                <w:noProof/>
                <w:webHidden/>
              </w:rPr>
              <w:instrText xml:space="preserve"> PAGEREF _Toc507343877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49D7EAA4" w14:textId="39568EB4" w:rsidR="00C66417" w:rsidRDefault="004F09B7">
          <w:pPr>
            <w:pStyle w:val="TOC3"/>
            <w:tabs>
              <w:tab w:val="right" w:leader="dot" w:pos="9062"/>
            </w:tabs>
            <w:rPr>
              <w:rFonts w:eastAsiaTheme="minorEastAsia"/>
              <w:noProof/>
              <w:sz w:val="24"/>
              <w:szCs w:val="24"/>
              <w:lang w:val="de-DE" w:eastAsia="de-DE"/>
            </w:rPr>
          </w:pPr>
          <w:hyperlink w:anchor="_Toc507343878" w:history="1">
            <w:r w:rsidR="00C66417" w:rsidRPr="00723932">
              <w:rPr>
                <w:rStyle w:val="Hyperlink"/>
                <w:noProof/>
              </w:rPr>
              <w:t>2.4.3 EEG pre-processing</w:t>
            </w:r>
            <w:r w:rsidR="00C66417">
              <w:rPr>
                <w:noProof/>
                <w:webHidden/>
              </w:rPr>
              <w:tab/>
            </w:r>
            <w:r w:rsidR="00C66417">
              <w:rPr>
                <w:noProof/>
                <w:webHidden/>
              </w:rPr>
              <w:fldChar w:fldCharType="begin"/>
            </w:r>
            <w:r w:rsidR="00C66417">
              <w:rPr>
                <w:noProof/>
                <w:webHidden/>
              </w:rPr>
              <w:instrText xml:space="preserve"> PAGEREF _Toc507343878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7B518525" w14:textId="6DE76DC5" w:rsidR="00C66417" w:rsidRDefault="004F09B7">
          <w:pPr>
            <w:pStyle w:val="TOC2"/>
            <w:tabs>
              <w:tab w:val="right" w:leader="dot" w:pos="9062"/>
            </w:tabs>
            <w:rPr>
              <w:rFonts w:eastAsiaTheme="minorEastAsia"/>
              <w:noProof/>
              <w:sz w:val="24"/>
              <w:szCs w:val="24"/>
              <w:lang w:val="de-DE" w:eastAsia="de-DE"/>
            </w:rPr>
          </w:pPr>
          <w:hyperlink w:anchor="_Toc507343879" w:history="1">
            <w:r w:rsidR="00C66417" w:rsidRPr="00723932">
              <w:rPr>
                <w:rStyle w:val="Hyperlink"/>
                <w:noProof/>
              </w:rPr>
              <w:t>2.5 Multimodal data analysis</w:t>
            </w:r>
            <w:r w:rsidR="00C66417">
              <w:rPr>
                <w:noProof/>
                <w:webHidden/>
              </w:rPr>
              <w:tab/>
            </w:r>
            <w:r w:rsidR="00C66417">
              <w:rPr>
                <w:noProof/>
                <w:webHidden/>
              </w:rPr>
              <w:fldChar w:fldCharType="begin"/>
            </w:r>
            <w:r w:rsidR="00C66417">
              <w:rPr>
                <w:noProof/>
                <w:webHidden/>
              </w:rPr>
              <w:instrText xml:space="preserve"> PAGEREF _Toc507343879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016DC80B" w14:textId="016A6176" w:rsidR="00C66417" w:rsidRDefault="004F09B7">
          <w:pPr>
            <w:pStyle w:val="TOC3"/>
            <w:tabs>
              <w:tab w:val="right" w:leader="dot" w:pos="9062"/>
            </w:tabs>
            <w:rPr>
              <w:rFonts w:eastAsiaTheme="minorEastAsia"/>
              <w:noProof/>
              <w:sz w:val="24"/>
              <w:szCs w:val="24"/>
              <w:lang w:val="de-DE" w:eastAsia="de-DE"/>
            </w:rPr>
          </w:pPr>
          <w:hyperlink w:anchor="_Toc507343880" w:history="1">
            <w:r w:rsidR="00C66417" w:rsidRPr="00723932">
              <w:rPr>
                <w:rStyle w:val="Hyperlink"/>
                <w:noProof/>
              </w:rPr>
              <w:t>2.5.1 Asymmetric data integration</w:t>
            </w:r>
            <w:r w:rsidR="00C66417">
              <w:rPr>
                <w:noProof/>
                <w:webHidden/>
              </w:rPr>
              <w:tab/>
            </w:r>
            <w:r w:rsidR="00C66417">
              <w:rPr>
                <w:noProof/>
                <w:webHidden/>
              </w:rPr>
              <w:fldChar w:fldCharType="begin"/>
            </w:r>
            <w:r w:rsidR="00C66417">
              <w:rPr>
                <w:noProof/>
                <w:webHidden/>
              </w:rPr>
              <w:instrText xml:space="preserve"> PAGEREF _Toc507343880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6B9FFB2D" w14:textId="073950B3" w:rsidR="00C66417" w:rsidRDefault="004F09B7">
          <w:pPr>
            <w:pStyle w:val="TOC3"/>
            <w:tabs>
              <w:tab w:val="right" w:leader="dot" w:pos="9062"/>
            </w:tabs>
            <w:rPr>
              <w:rFonts w:eastAsiaTheme="minorEastAsia"/>
              <w:noProof/>
              <w:sz w:val="24"/>
              <w:szCs w:val="24"/>
              <w:lang w:val="de-DE" w:eastAsia="de-DE"/>
            </w:rPr>
          </w:pPr>
          <w:hyperlink w:anchor="_Toc507343881" w:history="1">
            <w:r w:rsidR="00C66417" w:rsidRPr="00723932">
              <w:rPr>
                <w:rStyle w:val="Hyperlink"/>
                <w:noProof/>
              </w:rPr>
              <w:t>2.5.2 Joint and Parallel ICA</w:t>
            </w:r>
            <w:r w:rsidR="00C66417">
              <w:rPr>
                <w:noProof/>
                <w:webHidden/>
              </w:rPr>
              <w:tab/>
            </w:r>
            <w:r w:rsidR="00C66417">
              <w:rPr>
                <w:noProof/>
                <w:webHidden/>
              </w:rPr>
              <w:fldChar w:fldCharType="begin"/>
            </w:r>
            <w:r w:rsidR="00C66417">
              <w:rPr>
                <w:noProof/>
                <w:webHidden/>
              </w:rPr>
              <w:instrText xml:space="preserve"> PAGEREF _Toc507343881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7373DB7E" w14:textId="6AE13436" w:rsidR="00C66417" w:rsidRDefault="004F09B7">
          <w:pPr>
            <w:pStyle w:val="TOC3"/>
            <w:tabs>
              <w:tab w:val="right" w:leader="dot" w:pos="9062"/>
            </w:tabs>
            <w:rPr>
              <w:rFonts w:eastAsiaTheme="minorEastAsia"/>
              <w:noProof/>
              <w:sz w:val="24"/>
              <w:szCs w:val="24"/>
              <w:lang w:val="de-DE" w:eastAsia="de-DE"/>
            </w:rPr>
          </w:pPr>
          <w:hyperlink w:anchor="_Toc507343882" w:history="1">
            <w:r w:rsidR="00C66417" w:rsidRPr="00723932">
              <w:rPr>
                <w:rStyle w:val="Hyperlink"/>
                <w:noProof/>
              </w:rPr>
              <w:t>2.4.6 Multiway Partial Least Squares regression</w:t>
            </w:r>
            <w:r w:rsidR="00C66417">
              <w:rPr>
                <w:noProof/>
                <w:webHidden/>
              </w:rPr>
              <w:tab/>
            </w:r>
            <w:r w:rsidR="00C66417">
              <w:rPr>
                <w:noProof/>
                <w:webHidden/>
              </w:rPr>
              <w:fldChar w:fldCharType="begin"/>
            </w:r>
            <w:r w:rsidR="00C66417">
              <w:rPr>
                <w:noProof/>
                <w:webHidden/>
              </w:rPr>
              <w:instrText xml:space="preserve"> PAGEREF _Toc507343882 \h </w:instrText>
            </w:r>
            <w:r w:rsidR="00C66417">
              <w:rPr>
                <w:noProof/>
                <w:webHidden/>
              </w:rPr>
            </w:r>
            <w:r w:rsidR="00C66417">
              <w:rPr>
                <w:noProof/>
                <w:webHidden/>
              </w:rPr>
              <w:fldChar w:fldCharType="separate"/>
            </w:r>
            <w:r w:rsidR="00C66417">
              <w:rPr>
                <w:noProof/>
                <w:webHidden/>
              </w:rPr>
              <w:t>23</w:t>
            </w:r>
            <w:r w:rsidR="00C66417">
              <w:rPr>
                <w:noProof/>
                <w:webHidden/>
              </w:rPr>
              <w:fldChar w:fldCharType="end"/>
            </w:r>
          </w:hyperlink>
        </w:p>
        <w:p w14:paraId="3EB8569A" w14:textId="40BD86B6" w:rsidR="00C66417" w:rsidRDefault="004F09B7">
          <w:pPr>
            <w:pStyle w:val="TOC3"/>
            <w:tabs>
              <w:tab w:val="right" w:leader="dot" w:pos="9062"/>
            </w:tabs>
            <w:rPr>
              <w:rFonts w:eastAsiaTheme="minorEastAsia"/>
              <w:noProof/>
              <w:sz w:val="24"/>
              <w:szCs w:val="24"/>
              <w:lang w:val="de-DE" w:eastAsia="de-DE"/>
            </w:rPr>
          </w:pPr>
          <w:hyperlink w:anchor="_Toc507343883" w:history="1">
            <w:r w:rsidR="00C66417" w:rsidRPr="00723932">
              <w:rPr>
                <w:rStyle w:val="Hyperlink"/>
                <w:noProof/>
              </w:rPr>
              <w:t>2.4.7 Multilevel modeling</w:t>
            </w:r>
            <w:r w:rsidR="00C66417">
              <w:rPr>
                <w:noProof/>
                <w:webHidden/>
              </w:rPr>
              <w:tab/>
            </w:r>
            <w:r w:rsidR="00C66417">
              <w:rPr>
                <w:noProof/>
                <w:webHidden/>
              </w:rPr>
              <w:fldChar w:fldCharType="begin"/>
            </w:r>
            <w:r w:rsidR="00C66417">
              <w:rPr>
                <w:noProof/>
                <w:webHidden/>
              </w:rPr>
              <w:instrText xml:space="preserve"> PAGEREF _Toc507343883 \h </w:instrText>
            </w:r>
            <w:r w:rsidR="00C66417">
              <w:rPr>
                <w:noProof/>
                <w:webHidden/>
              </w:rPr>
            </w:r>
            <w:r w:rsidR="00C66417">
              <w:rPr>
                <w:noProof/>
                <w:webHidden/>
              </w:rPr>
              <w:fldChar w:fldCharType="separate"/>
            </w:r>
            <w:r w:rsidR="00C66417">
              <w:rPr>
                <w:noProof/>
                <w:webHidden/>
              </w:rPr>
              <w:t>24</w:t>
            </w:r>
            <w:r w:rsidR="00C66417">
              <w:rPr>
                <w:noProof/>
                <w:webHidden/>
              </w:rPr>
              <w:fldChar w:fldCharType="end"/>
            </w:r>
          </w:hyperlink>
        </w:p>
        <w:p w14:paraId="40DF2617" w14:textId="1C2F16AD" w:rsidR="00C66417" w:rsidRDefault="004F09B7">
          <w:pPr>
            <w:pStyle w:val="TOC1"/>
            <w:tabs>
              <w:tab w:val="right" w:leader="dot" w:pos="9062"/>
            </w:tabs>
            <w:rPr>
              <w:rFonts w:eastAsiaTheme="minorEastAsia"/>
              <w:noProof/>
              <w:sz w:val="24"/>
              <w:szCs w:val="24"/>
              <w:lang w:val="de-DE" w:eastAsia="de-DE"/>
            </w:rPr>
          </w:pPr>
          <w:hyperlink w:anchor="_Toc507343884" w:history="1">
            <w:r w:rsidR="00C66417" w:rsidRPr="00723932">
              <w:rPr>
                <w:rStyle w:val="Hyperlink"/>
                <w:noProof/>
              </w:rPr>
              <w:t>3. Results</w:t>
            </w:r>
            <w:r w:rsidR="00C66417">
              <w:rPr>
                <w:noProof/>
                <w:webHidden/>
              </w:rPr>
              <w:tab/>
            </w:r>
            <w:r w:rsidR="00C66417">
              <w:rPr>
                <w:noProof/>
                <w:webHidden/>
              </w:rPr>
              <w:fldChar w:fldCharType="begin"/>
            </w:r>
            <w:r w:rsidR="00C66417">
              <w:rPr>
                <w:noProof/>
                <w:webHidden/>
              </w:rPr>
              <w:instrText xml:space="preserve"> PAGEREF _Toc507343884 \h </w:instrText>
            </w:r>
            <w:r w:rsidR="00C66417">
              <w:rPr>
                <w:noProof/>
                <w:webHidden/>
              </w:rPr>
            </w:r>
            <w:r w:rsidR="00C66417">
              <w:rPr>
                <w:noProof/>
                <w:webHidden/>
              </w:rPr>
              <w:fldChar w:fldCharType="separate"/>
            </w:r>
            <w:r w:rsidR="00C66417">
              <w:rPr>
                <w:noProof/>
                <w:webHidden/>
              </w:rPr>
              <w:t>24</w:t>
            </w:r>
            <w:r w:rsidR="00C66417">
              <w:rPr>
                <w:noProof/>
                <w:webHidden/>
              </w:rPr>
              <w:fldChar w:fldCharType="end"/>
            </w:r>
          </w:hyperlink>
        </w:p>
        <w:p w14:paraId="4BC51985" w14:textId="0D44808C" w:rsidR="00C66417" w:rsidRDefault="004F09B7">
          <w:pPr>
            <w:pStyle w:val="TOC1"/>
            <w:tabs>
              <w:tab w:val="right" w:leader="dot" w:pos="9062"/>
            </w:tabs>
            <w:rPr>
              <w:rFonts w:eastAsiaTheme="minorEastAsia"/>
              <w:noProof/>
              <w:sz w:val="24"/>
              <w:szCs w:val="24"/>
              <w:lang w:val="de-DE" w:eastAsia="de-DE"/>
            </w:rPr>
          </w:pPr>
          <w:hyperlink w:anchor="_Toc507343885" w:history="1">
            <w:r w:rsidR="00C66417" w:rsidRPr="00723932">
              <w:rPr>
                <w:rStyle w:val="Hyperlink"/>
                <w:noProof/>
              </w:rPr>
              <w:t>4. Discussion</w:t>
            </w:r>
            <w:r w:rsidR="00C66417">
              <w:rPr>
                <w:noProof/>
                <w:webHidden/>
              </w:rPr>
              <w:tab/>
            </w:r>
            <w:r w:rsidR="00C66417">
              <w:rPr>
                <w:noProof/>
                <w:webHidden/>
              </w:rPr>
              <w:fldChar w:fldCharType="begin"/>
            </w:r>
            <w:r w:rsidR="00C66417">
              <w:rPr>
                <w:noProof/>
                <w:webHidden/>
              </w:rPr>
              <w:instrText xml:space="preserve"> PAGEREF _Toc507343885 \h </w:instrText>
            </w:r>
            <w:r w:rsidR="00C66417">
              <w:rPr>
                <w:noProof/>
                <w:webHidden/>
              </w:rPr>
            </w:r>
            <w:r w:rsidR="00C66417">
              <w:rPr>
                <w:noProof/>
                <w:webHidden/>
              </w:rPr>
              <w:fldChar w:fldCharType="separate"/>
            </w:r>
            <w:r w:rsidR="00C66417">
              <w:rPr>
                <w:noProof/>
                <w:webHidden/>
              </w:rPr>
              <w:t>24</w:t>
            </w:r>
            <w:r w:rsidR="00C66417">
              <w:rPr>
                <w:noProof/>
                <w:webHidden/>
              </w:rPr>
              <w:fldChar w:fldCharType="end"/>
            </w:r>
          </w:hyperlink>
        </w:p>
        <w:p w14:paraId="6370E2FF" w14:textId="5BCF6B66" w:rsidR="00C66417" w:rsidRDefault="004F09B7">
          <w:pPr>
            <w:pStyle w:val="TOC1"/>
            <w:tabs>
              <w:tab w:val="right" w:leader="dot" w:pos="9062"/>
            </w:tabs>
            <w:rPr>
              <w:rFonts w:eastAsiaTheme="minorEastAsia"/>
              <w:noProof/>
              <w:sz w:val="24"/>
              <w:szCs w:val="24"/>
              <w:lang w:val="de-DE" w:eastAsia="de-DE"/>
            </w:rPr>
          </w:pPr>
          <w:hyperlink w:anchor="_Toc507343886" w:history="1">
            <w:r w:rsidR="00C66417" w:rsidRPr="00723932">
              <w:rPr>
                <w:rStyle w:val="Hyperlink"/>
                <w:noProof/>
              </w:rPr>
              <w:t>5. References</w:t>
            </w:r>
            <w:r w:rsidR="00C66417">
              <w:rPr>
                <w:noProof/>
                <w:webHidden/>
              </w:rPr>
              <w:tab/>
            </w:r>
            <w:r w:rsidR="00C66417">
              <w:rPr>
                <w:noProof/>
                <w:webHidden/>
              </w:rPr>
              <w:fldChar w:fldCharType="begin"/>
            </w:r>
            <w:r w:rsidR="00C66417">
              <w:rPr>
                <w:noProof/>
                <w:webHidden/>
              </w:rPr>
              <w:instrText xml:space="preserve"> PAGEREF _Toc507343886 \h </w:instrText>
            </w:r>
            <w:r w:rsidR="00C66417">
              <w:rPr>
                <w:noProof/>
                <w:webHidden/>
              </w:rPr>
            </w:r>
            <w:r w:rsidR="00C66417">
              <w:rPr>
                <w:noProof/>
                <w:webHidden/>
              </w:rPr>
              <w:fldChar w:fldCharType="separate"/>
            </w:r>
            <w:r w:rsidR="00C66417">
              <w:rPr>
                <w:noProof/>
                <w:webHidden/>
              </w:rPr>
              <w:t>24</w:t>
            </w:r>
            <w:r w:rsidR="00C66417">
              <w:rPr>
                <w:noProof/>
                <w:webHidden/>
              </w:rPr>
              <w:fldChar w:fldCharType="end"/>
            </w:r>
          </w:hyperlink>
        </w:p>
        <w:p w14:paraId="54A5C2AF" w14:textId="57A2CC84" w:rsidR="00D0169D" w:rsidRPr="00D0169D" w:rsidRDefault="00D0169D" w:rsidP="00D0169D">
          <w:pPr>
            <w:sectPr w:rsidR="00D0169D" w:rsidRPr="00D0169D" w:rsidSect="00D0169D">
              <w:headerReference w:type="default" r:id="rId10"/>
              <w:pgSz w:w="11906" w:h="16838"/>
              <w:pgMar w:top="1417" w:right="1417" w:bottom="1134" w:left="1417" w:header="708" w:footer="708" w:gutter="0"/>
              <w:pgNumType w:fmt="upperRoman"/>
              <w:cols w:space="708"/>
              <w:docGrid w:linePitch="360"/>
            </w:sectPr>
          </w:pPr>
          <w:r>
            <w:rPr>
              <w:b/>
              <w:bCs/>
              <w:lang w:val="de-DE"/>
            </w:rPr>
            <w:fldChar w:fldCharType="end"/>
          </w:r>
        </w:p>
      </w:sdtContent>
    </w:sdt>
    <w:p w14:paraId="53886227" w14:textId="77777777" w:rsidR="00D0169D" w:rsidRDefault="00D0169D" w:rsidP="00D0169D">
      <w:pPr>
        <w:pStyle w:val="Heading1"/>
        <w:rPr>
          <w:b/>
          <w:color w:val="auto"/>
        </w:rPr>
      </w:pPr>
      <w:bookmarkStart w:id="6" w:name="_Toc507343855"/>
      <w:r>
        <w:rPr>
          <w:b/>
          <w:color w:val="auto"/>
        </w:rPr>
        <w:lastRenderedPageBreak/>
        <w:t>List of Abbreviations</w:t>
      </w:r>
      <w:bookmarkEnd w:id="6"/>
    </w:p>
    <w:p w14:paraId="322A4650" w14:textId="77777777" w:rsidR="00D0169D" w:rsidRDefault="00D0169D" w:rsidP="00D0169D">
      <w:pPr>
        <w:spacing w:after="0"/>
        <w:rPr>
          <w:b/>
          <w:sz w:val="24"/>
        </w:rPr>
      </w:pPr>
    </w:p>
    <w:p w14:paraId="1AD8443B" w14:textId="77777777" w:rsidR="00D0169D" w:rsidRPr="00585A1F" w:rsidRDefault="00D0169D" w:rsidP="00D0169D">
      <w:pPr>
        <w:spacing w:after="0"/>
        <w:rPr>
          <w:sz w:val="24"/>
        </w:rPr>
      </w:pPr>
      <w:r>
        <w:rPr>
          <w:b/>
          <w:sz w:val="24"/>
        </w:rPr>
        <w:t>ACC</w:t>
      </w:r>
      <w:r>
        <w:rPr>
          <w:b/>
          <w:sz w:val="24"/>
        </w:rPr>
        <w:tab/>
      </w:r>
      <w:r>
        <w:rPr>
          <w:b/>
          <w:sz w:val="24"/>
        </w:rPr>
        <w:tab/>
      </w:r>
      <w:r>
        <w:rPr>
          <w:b/>
          <w:sz w:val="24"/>
        </w:rPr>
        <w:tab/>
      </w:r>
      <w:r>
        <w:rPr>
          <w:b/>
          <w:sz w:val="24"/>
        </w:rPr>
        <w:tab/>
      </w:r>
      <w:r>
        <w:rPr>
          <w:sz w:val="24"/>
        </w:rPr>
        <w:t>Anterior cingulate cortex</w:t>
      </w:r>
    </w:p>
    <w:p w14:paraId="75BE44C0" w14:textId="77777777" w:rsidR="00D0169D" w:rsidRPr="00EA12BB" w:rsidRDefault="00D0169D" w:rsidP="00D0169D">
      <w:pPr>
        <w:spacing w:after="0"/>
        <w:rPr>
          <w:sz w:val="24"/>
        </w:rPr>
      </w:pPr>
      <w:r>
        <w:rPr>
          <w:b/>
          <w:sz w:val="24"/>
        </w:rPr>
        <w:t>AX-CPT</w:t>
      </w:r>
      <w:r>
        <w:rPr>
          <w:b/>
          <w:sz w:val="24"/>
        </w:rPr>
        <w:tab/>
      </w:r>
      <w:r>
        <w:rPr>
          <w:b/>
          <w:sz w:val="24"/>
        </w:rPr>
        <w:tab/>
      </w:r>
      <w:r>
        <w:rPr>
          <w:b/>
          <w:sz w:val="24"/>
        </w:rPr>
        <w:tab/>
      </w:r>
      <w:r>
        <w:rPr>
          <w:sz w:val="24"/>
        </w:rPr>
        <w:t>AX continuous performance task</w:t>
      </w:r>
    </w:p>
    <w:p w14:paraId="1F60783B" w14:textId="77777777" w:rsidR="00D0169D" w:rsidRDefault="00D0169D" w:rsidP="00D0169D">
      <w:pPr>
        <w:spacing w:after="0"/>
        <w:rPr>
          <w:sz w:val="24"/>
        </w:rPr>
      </w:pPr>
      <w:r w:rsidRPr="00470B7E">
        <w:rPr>
          <w:b/>
          <w:sz w:val="24"/>
        </w:rPr>
        <w:t>BOLD</w:t>
      </w:r>
      <w:r>
        <w:rPr>
          <w:b/>
          <w:sz w:val="24"/>
        </w:rPr>
        <w:tab/>
      </w:r>
      <w:r>
        <w:rPr>
          <w:b/>
          <w:sz w:val="24"/>
        </w:rPr>
        <w:tab/>
      </w:r>
      <w:r>
        <w:rPr>
          <w:b/>
          <w:sz w:val="24"/>
        </w:rPr>
        <w:tab/>
      </w:r>
      <w:r>
        <w:rPr>
          <w:b/>
          <w:sz w:val="24"/>
        </w:rPr>
        <w:tab/>
      </w:r>
      <w:r>
        <w:rPr>
          <w:sz w:val="24"/>
        </w:rPr>
        <w:t>B</w:t>
      </w:r>
      <w:r w:rsidRPr="00AF2634">
        <w:rPr>
          <w:sz w:val="24"/>
        </w:rPr>
        <w:t>lood oxygenation level dependent</w:t>
      </w:r>
    </w:p>
    <w:p w14:paraId="52F13A49" w14:textId="77777777" w:rsidR="00D0169D" w:rsidRPr="002F1F9A" w:rsidRDefault="00D0169D" w:rsidP="00D0169D">
      <w:pPr>
        <w:spacing w:after="0"/>
        <w:rPr>
          <w:sz w:val="24"/>
        </w:rPr>
      </w:pPr>
      <w:r w:rsidRPr="002F1F9A">
        <w:rPr>
          <w:b/>
          <w:sz w:val="24"/>
        </w:rPr>
        <w:t>BCA</w:t>
      </w:r>
      <w:r>
        <w:rPr>
          <w:b/>
          <w:sz w:val="24"/>
        </w:rPr>
        <w:tab/>
      </w:r>
      <w:r>
        <w:rPr>
          <w:b/>
          <w:sz w:val="24"/>
        </w:rPr>
        <w:tab/>
      </w:r>
      <w:r>
        <w:rPr>
          <w:b/>
          <w:sz w:val="24"/>
        </w:rPr>
        <w:tab/>
      </w:r>
      <w:r>
        <w:rPr>
          <w:b/>
          <w:sz w:val="24"/>
        </w:rPr>
        <w:tab/>
      </w:r>
      <w:r>
        <w:rPr>
          <w:sz w:val="24"/>
        </w:rPr>
        <w:t>Ballistocardiac artefact</w:t>
      </w:r>
    </w:p>
    <w:p w14:paraId="0B55EDF8" w14:textId="77777777" w:rsidR="00D0169D" w:rsidRDefault="00D0169D" w:rsidP="00D0169D">
      <w:pPr>
        <w:spacing w:after="0"/>
        <w:rPr>
          <w:sz w:val="24"/>
        </w:rPr>
      </w:pPr>
      <w:r w:rsidRPr="00DD5216">
        <w:rPr>
          <w:b/>
          <w:sz w:val="24"/>
        </w:rPr>
        <w:t>CPT</w:t>
      </w:r>
      <w:r w:rsidRPr="00DD5216">
        <w:rPr>
          <w:b/>
          <w:sz w:val="24"/>
        </w:rPr>
        <w:tab/>
      </w:r>
      <w:r w:rsidRPr="00DD5216">
        <w:rPr>
          <w:b/>
          <w:sz w:val="24"/>
        </w:rPr>
        <w:tab/>
      </w:r>
      <w:r w:rsidRPr="00DD5216">
        <w:rPr>
          <w:b/>
          <w:sz w:val="24"/>
        </w:rPr>
        <w:tab/>
      </w:r>
      <w:r w:rsidRPr="00DD5216">
        <w:rPr>
          <w:b/>
          <w:sz w:val="24"/>
        </w:rPr>
        <w:tab/>
      </w:r>
      <w:r>
        <w:rPr>
          <w:sz w:val="24"/>
        </w:rPr>
        <w:t>C</w:t>
      </w:r>
      <w:r w:rsidRPr="00DD5216">
        <w:rPr>
          <w:sz w:val="24"/>
        </w:rPr>
        <w:t>ontinuous performance task</w:t>
      </w:r>
    </w:p>
    <w:p w14:paraId="7A9708B3" w14:textId="3E902980" w:rsidR="00D0169D" w:rsidRDefault="00D0169D" w:rsidP="00D0169D">
      <w:pPr>
        <w:spacing w:after="0"/>
        <w:rPr>
          <w:sz w:val="24"/>
        </w:rPr>
      </w:pPr>
      <w:r w:rsidRPr="001D5D7D">
        <w:rPr>
          <w:b/>
          <w:sz w:val="24"/>
        </w:rPr>
        <w:t>dACC</w:t>
      </w:r>
      <w:r>
        <w:rPr>
          <w:b/>
          <w:sz w:val="24"/>
        </w:rPr>
        <w:tab/>
      </w:r>
      <w:r>
        <w:rPr>
          <w:b/>
          <w:sz w:val="24"/>
        </w:rPr>
        <w:tab/>
      </w:r>
      <w:r>
        <w:rPr>
          <w:b/>
          <w:sz w:val="24"/>
        </w:rPr>
        <w:tab/>
      </w:r>
      <w:r>
        <w:rPr>
          <w:b/>
          <w:sz w:val="24"/>
        </w:rPr>
        <w:tab/>
      </w:r>
      <w:r w:rsidR="00EB2DDA">
        <w:rPr>
          <w:sz w:val="24"/>
        </w:rPr>
        <w:t>D</w:t>
      </w:r>
      <w:r>
        <w:rPr>
          <w:sz w:val="24"/>
        </w:rPr>
        <w:t>orsal anterior cingulate cortex</w:t>
      </w:r>
    </w:p>
    <w:p w14:paraId="0FD45F2D" w14:textId="680965DB" w:rsidR="00EB2DDA" w:rsidRPr="00EB2DDA" w:rsidRDefault="00EB2DDA" w:rsidP="00D0169D">
      <w:pPr>
        <w:spacing w:after="0"/>
        <w:rPr>
          <w:sz w:val="24"/>
        </w:rPr>
      </w:pPr>
      <w:r w:rsidRPr="00EB2DDA">
        <w:rPr>
          <w:b/>
          <w:sz w:val="24"/>
        </w:rPr>
        <w:t>DDT</w:t>
      </w:r>
      <w:r>
        <w:rPr>
          <w:b/>
          <w:sz w:val="24"/>
        </w:rPr>
        <w:tab/>
      </w:r>
      <w:r>
        <w:rPr>
          <w:b/>
          <w:sz w:val="24"/>
        </w:rPr>
        <w:tab/>
      </w:r>
      <w:r>
        <w:rPr>
          <w:b/>
          <w:sz w:val="24"/>
        </w:rPr>
        <w:tab/>
      </w:r>
      <w:r>
        <w:rPr>
          <w:b/>
          <w:sz w:val="24"/>
        </w:rPr>
        <w:tab/>
      </w:r>
      <w:r>
        <w:rPr>
          <w:sz w:val="24"/>
        </w:rPr>
        <w:t>Delay discounting task</w:t>
      </w:r>
    </w:p>
    <w:p w14:paraId="0F35B16B" w14:textId="77777777" w:rsidR="00D0169D" w:rsidRPr="00DD5216" w:rsidRDefault="00D0169D" w:rsidP="00D0169D">
      <w:pPr>
        <w:spacing w:after="0"/>
        <w:rPr>
          <w:sz w:val="24"/>
        </w:rPr>
      </w:pPr>
      <w:r w:rsidRPr="00DD5216">
        <w:rPr>
          <w:b/>
          <w:sz w:val="24"/>
        </w:rPr>
        <w:t>DLPFC</w:t>
      </w:r>
      <w:r w:rsidRPr="00DD5216">
        <w:rPr>
          <w:b/>
          <w:sz w:val="24"/>
        </w:rPr>
        <w:tab/>
      </w:r>
      <w:r w:rsidRPr="00DD5216">
        <w:rPr>
          <w:b/>
          <w:sz w:val="24"/>
        </w:rPr>
        <w:tab/>
      </w:r>
      <w:r w:rsidRPr="00DD5216">
        <w:rPr>
          <w:b/>
          <w:sz w:val="24"/>
        </w:rPr>
        <w:tab/>
      </w:r>
      <w:r w:rsidRPr="00DD5216">
        <w:rPr>
          <w:b/>
          <w:sz w:val="24"/>
        </w:rPr>
        <w:tab/>
      </w:r>
      <w:r>
        <w:rPr>
          <w:sz w:val="24"/>
        </w:rPr>
        <w:t>D</w:t>
      </w:r>
      <w:r w:rsidRPr="00DD5216">
        <w:rPr>
          <w:sz w:val="24"/>
        </w:rPr>
        <w:t>orsolateral prefrontal cortex</w:t>
      </w:r>
    </w:p>
    <w:p w14:paraId="19E4090D" w14:textId="77777777" w:rsidR="00D0169D" w:rsidRPr="00DD5216" w:rsidRDefault="00D0169D" w:rsidP="00D0169D">
      <w:pPr>
        <w:spacing w:after="0"/>
        <w:rPr>
          <w:sz w:val="24"/>
        </w:rPr>
      </w:pPr>
      <w:r w:rsidRPr="00DD5216">
        <w:rPr>
          <w:b/>
          <w:sz w:val="24"/>
        </w:rPr>
        <w:t>DMC</w:t>
      </w:r>
      <w:r w:rsidRPr="00DD5216">
        <w:rPr>
          <w:sz w:val="24"/>
        </w:rPr>
        <w:tab/>
      </w:r>
      <w:r w:rsidRPr="00DD5216">
        <w:rPr>
          <w:sz w:val="24"/>
        </w:rPr>
        <w:tab/>
      </w:r>
      <w:r w:rsidRPr="00DD5216">
        <w:rPr>
          <w:sz w:val="24"/>
        </w:rPr>
        <w:tab/>
      </w:r>
      <w:r w:rsidRPr="00DD5216">
        <w:rPr>
          <w:sz w:val="24"/>
        </w:rPr>
        <w:tab/>
        <w:t>Dual Mechanisms of Cognitive Control</w:t>
      </w:r>
    </w:p>
    <w:p w14:paraId="5C3BED85" w14:textId="77777777" w:rsidR="00D0169D" w:rsidRPr="00DD5216" w:rsidRDefault="00D0169D" w:rsidP="00D0169D">
      <w:pPr>
        <w:spacing w:after="0"/>
        <w:rPr>
          <w:sz w:val="24"/>
        </w:rPr>
      </w:pPr>
      <w:r w:rsidRPr="00DD5216">
        <w:rPr>
          <w:b/>
          <w:sz w:val="24"/>
        </w:rPr>
        <w:t>DPX</w:t>
      </w:r>
      <w:r>
        <w:rPr>
          <w:sz w:val="24"/>
        </w:rPr>
        <w:tab/>
      </w:r>
      <w:r>
        <w:rPr>
          <w:sz w:val="24"/>
        </w:rPr>
        <w:tab/>
      </w:r>
      <w:r>
        <w:rPr>
          <w:sz w:val="24"/>
        </w:rPr>
        <w:tab/>
      </w:r>
      <w:r>
        <w:rPr>
          <w:sz w:val="24"/>
        </w:rPr>
        <w:tab/>
        <w:t>Dot pattern expectancy t</w:t>
      </w:r>
      <w:r w:rsidRPr="00DD5216">
        <w:rPr>
          <w:sz w:val="24"/>
        </w:rPr>
        <w:t>ask</w:t>
      </w:r>
    </w:p>
    <w:p w14:paraId="0213F132" w14:textId="77777777" w:rsidR="00D0169D" w:rsidRPr="006A1C63" w:rsidRDefault="00D0169D" w:rsidP="00D0169D">
      <w:pPr>
        <w:spacing w:after="0"/>
        <w:rPr>
          <w:sz w:val="24"/>
        </w:rPr>
      </w:pPr>
      <w:r>
        <w:rPr>
          <w:b/>
          <w:sz w:val="24"/>
        </w:rPr>
        <w:t>ECG</w:t>
      </w:r>
      <w:r>
        <w:rPr>
          <w:b/>
          <w:sz w:val="24"/>
        </w:rPr>
        <w:tab/>
      </w:r>
      <w:r>
        <w:rPr>
          <w:b/>
          <w:sz w:val="24"/>
        </w:rPr>
        <w:tab/>
      </w:r>
      <w:r>
        <w:rPr>
          <w:b/>
          <w:sz w:val="24"/>
        </w:rPr>
        <w:tab/>
      </w:r>
      <w:r>
        <w:rPr>
          <w:b/>
          <w:sz w:val="24"/>
        </w:rPr>
        <w:tab/>
      </w:r>
      <w:r>
        <w:rPr>
          <w:sz w:val="24"/>
        </w:rPr>
        <w:t>Electrocardiography</w:t>
      </w:r>
    </w:p>
    <w:p w14:paraId="5218B187" w14:textId="77777777" w:rsidR="00D0169D" w:rsidRDefault="00D0169D" w:rsidP="00D0169D">
      <w:pPr>
        <w:spacing w:after="0"/>
        <w:rPr>
          <w:sz w:val="24"/>
        </w:rPr>
      </w:pPr>
      <w:r w:rsidRPr="00DD5216">
        <w:rPr>
          <w:b/>
          <w:sz w:val="24"/>
        </w:rPr>
        <w:t>EEG</w:t>
      </w:r>
      <w:r w:rsidRPr="00DD5216">
        <w:rPr>
          <w:b/>
          <w:sz w:val="24"/>
        </w:rPr>
        <w:tab/>
      </w:r>
      <w:r w:rsidRPr="00DD5216">
        <w:rPr>
          <w:b/>
          <w:sz w:val="24"/>
        </w:rPr>
        <w:tab/>
      </w:r>
      <w:r w:rsidRPr="00DD5216">
        <w:rPr>
          <w:b/>
          <w:sz w:val="24"/>
        </w:rPr>
        <w:tab/>
      </w:r>
      <w:r w:rsidRPr="00DD5216">
        <w:rPr>
          <w:b/>
          <w:sz w:val="24"/>
        </w:rPr>
        <w:tab/>
      </w:r>
      <w:r>
        <w:rPr>
          <w:sz w:val="24"/>
        </w:rPr>
        <w:t>E</w:t>
      </w:r>
      <w:r w:rsidRPr="00DD5216">
        <w:rPr>
          <w:sz w:val="24"/>
        </w:rPr>
        <w:t>lectroencephalography</w:t>
      </w:r>
    </w:p>
    <w:p w14:paraId="185F61E3" w14:textId="77777777" w:rsidR="00D0169D" w:rsidRPr="007A3317" w:rsidRDefault="00D0169D" w:rsidP="00D0169D">
      <w:pPr>
        <w:spacing w:after="0"/>
        <w:rPr>
          <w:sz w:val="24"/>
        </w:rPr>
      </w:pPr>
      <w:r w:rsidRPr="007A3317">
        <w:rPr>
          <w:b/>
          <w:sz w:val="24"/>
        </w:rPr>
        <w:t>ER</w:t>
      </w:r>
      <w:r>
        <w:rPr>
          <w:b/>
          <w:sz w:val="24"/>
        </w:rPr>
        <w:tab/>
      </w:r>
      <w:r>
        <w:rPr>
          <w:b/>
          <w:sz w:val="24"/>
        </w:rPr>
        <w:tab/>
      </w:r>
      <w:r>
        <w:rPr>
          <w:b/>
          <w:sz w:val="24"/>
        </w:rPr>
        <w:tab/>
      </w:r>
      <w:r>
        <w:rPr>
          <w:b/>
          <w:sz w:val="24"/>
        </w:rPr>
        <w:tab/>
      </w:r>
      <w:r>
        <w:rPr>
          <w:sz w:val="24"/>
        </w:rPr>
        <w:t>Error rate</w:t>
      </w:r>
    </w:p>
    <w:p w14:paraId="1E3B03C7" w14:textId="77777777" w:rsidR="00D0169D" w:rsidRDefault="00D0169D" w:rsidP="00D0169D">
      <w:pPr>
        <w:spacing w:after="0"/>
        <w:rPr>
          <w:sz w:val="24"/>
        </w:rPr>
      </w:pPr>
      <w:r w:rsidRPr="00DD5216">
        <w:rPr>
          <w:b/>
          <w:sz w:val="24"/>
        </w:rPr>
        <w:t>ERP</w:t>
      </w:r>
      <w:r>
        <w:rPr>
          <w:sz w:val="24"/>
        </w:rPr>
        <w:tab/>
      </w:r>
      <w:r>
        <w:rPr>
          <w:sz w:val="24"/>
        </w:rPr>
        <w:tab/>
      </w:r>
      <w:r>
        <w:rPr>
          <w:sz w:val="24"/>
        </w:rPr>
        <w:tab/>
      </w:r>
      <w:r>
        <w:rPr>
          <w:sz w:val="24"/>
        </w:rPr>
        <w:tab/>
        <w:t>Event-related p</w:t>
      </w:r>
      <w:r w:rsidRPr="00DD5216">
        <w:rPr>
          <w:sz w:val="24"/>
        </w:rPr>
        <w:t>otential</w:t>
      </w:r>
    </w:p>
    <w:p w14:paraId="590CB99D" w14:textId="77777777" w:rsidR="00D0169D" w:rsidRPr="00DD5216" w:rsidRDefault="00D0169D" w:rsidP="00D0169D">
      <w:pPr>
        <w:spacing w:after="0"/>
        <w:rPr>
          <w:sz w:val="24"/>
        </w:rPr>
      </w:pPr>
      <w:r w:rsidRPr="00B04E3C">
        <w:rPr>
          <w:b/>
          <w:sz w:val="24"/>
        </w:rPr>
        <w:t>ERSP</w:t>
      </w:r>
      <w:r>
        <w:rPr>
          <w:sz w:val="24"/>
        </w:rPr>
        <w:tab/>
      </w:r>
      <w:r>
        <w:rPr>
          <w:sz w:val="24"/>
        </w:rPr>
        <w:tab/>
      </w:r>
      <w:r>
        <w:rPr>
          <w:sz w:val="24"/>
        </w:rPr>
        <w:tab/>
      </w:r>
      <w:r>
        <w:rPr>
          <w:sz w:val="24"/>
        </w:rPr>
        <w:tab/>
        <w:t>Event-related spectral perturbation</w:t>
      </w:r>
    </w:p>
    <w:p w14:paraId="5839B172" w14:textId="77777777" w:rsidR="00D0169D" w:rsidRDefault="00D0169D" w:rsidP="00D0169D">
      <w:pPr>
        <w:spacing w:after="0"/>
        <w:rPr>
          <w:sz w:val="24"/>
        </w:rPr>
      </w:pPr>
      <w:r w:rsidRPr="00DD5216">
        <w:rPr>
          <w:b/>
          <w:sz w:val="24"/>
        </w:rPr>
        <w:t>fMRI</w:t>
      </w:r>
      <w:r w:rsidRPr="00DD5216">
        <w:rPr>
          <w:b/>
          <w:sz w:val="24"/>
        </w:rPr>
        <w:tab/>
      </w:r>
      <w:r w:rsidRPr="00DD5216">
        <w:rPr>
          <w:b/>
          <w:sz w:val="24"/>
        </w:rPr>
        <w:tab/>
      </w:r>
      <w:r w:rsidRPr="00DD5216">
        <w:rPr>
          <w:b/>
          <w:sz w:val="24"/>
        </w:rPr>
        <w:tab/>
      </w:r>
      <w:r w:rsidRPr="00DD5216">
        <w:rPr>
          <w:b/>
          <w:sz w:val="24"/>
        </w:rPr>
        <w:tab/>
      </w:r>
      <w:r>
        <w:rPr>
          <w:sz w:val="24"/>
        </w:rPr>
        <w:t>F</w:t>
      </w:r>
      <w:r w:rsidRPr="00DD5216">
        <w:rPr>
          <w:sz w:val="24"/>
        </w:rPr>
        <w:t>unctional magnetic resonance imaging</w:t>
      </w:r>
    </w:p>
    <w:p w14:paraId="5609D183" w14:textId="77777777" w:rsidR="00D0169D" w:rsidRDefault="00D0169D" w:rsidP="00D0169D">
      <w:pPr>
        <w:spacing w:after="0"/>
        <w:rPr>
          <w:sz w:val="24"/>
        </w:rPr>
      </w:pPr>
      <w:r>
        <w:rPr>
          <w:b/>
          <w:sz w:val="24"/>
        </w:rPr>
        <w:t>GA</w:t>
      </w:r>
      <w:r>
        <w:rPr>
          <w:b/>
          <w:sz w:val="24"/>
        </w:rPr>
        <w:tab/>
      </w:r>
      <w:r>
        <w:rPr>
          <w:b/>
          <w:sz w:val="24"/>
        </w:rPr>
        <w:tab/>
      </w:r>
      <w:r>
        <w:rPr>
          <w:b/>
          <w:sz w:val="24"/>
        </w:rPr>
        <w:tab/>
      </w:r>
      <w:r>
        <w:rPr>
          <w:b/>
          <w:sz w:val="24"/>
        </w:rPr>
        <w:tab/>
      </w:r>
      <w:r>
        <w:rPr>
          <w:sz w:val="24"/>
        </w:rPr>
        <w:t>Gradient artefact</w:t>
      </w:r>
    </w:p>
    <w:p w14:paraId="51B77398" w14:textId="77777777" w:rsidR="00D0169D" w:rsidRPr="006C5333" w:rsidRDefault="00D0169D" w:rsidP="00D0169D">
      <w:pPr>
        <w:spacing w:after="0"/>
        <w:rPr>
          <w:sz w:val="24"/>
        </w:rPr>
      </w:pPr>
      <w:r w:rsidRPr="003F5A60">
        <w:rPr>
          <w:b/>
          <w:sz w:val="24"/>
        </w:rPr>
        <w:t>GFP</w:t>
      </w:r>
      <w:r>
        <w:rPr>
          <w:sz w:val="24"/>
        </w:rPr>
        <w:tab/>
      </w:r>
      <w:r>
        <w:rPr>
          <w:sz w:val="24"/>
        </w:rPr>
        <w:tab/>
      </w:r>
      <w:r>
        <w:rPr>
          <w:sz w:val="24"/>
        </w:rPr>
        <w:tab/>
      </w:r>
      <w:r>
        <w:rPr>
          <w:sz w:val="24"/>
        </w:rPr>
        <w:tab/>
        <w:t>Global field power</w:t>
      </w:r>
    </w:p>
    <w:p w14:paraId="05DA625E" w14:textId="77777777" w:rsidR="00D0169D" w:rsidRDefault="00D0169D" w:rsidP="00D0169D">
      <w:pPr>
        <w:spacing w:after="0"/>
        <w:rPr>
          <w:sz w:val="24"/>
        </w:rPr>
      </w:pPr>
      <w:r w:rsidRPr="0085204A">
        <w:rPr>
          <w:b/>
          <w:sz w:val="24"/>
        </w:rPr>
        <w:t>GLM</w:t>
      </w:r>
      <w:r>
        <w:rPr>
          <w:sz w:val="24"/>
        </w:rPr>
        <w:tab/>
      </w:r>
      <w:r>
        <w:rPr>
          <w:sz w:val="24"/>
        </w:rPr>
        <w:tab/>
      </w:r>
      <w:r>
        <w:rPr>
          <w:sz w:val="24"/>
        </w:rPr>
        <w:tab/>
      </w:r>
      <w:r>
        <w:rPr>
          <w:sz w:val="24"/>
        </w:rPr>
        <w:tab/>
        <w:t>General linear model</w:t>
      </w:r>
    </w:p>
    <w:p w14:paraId="58C9ABDA" w14:textId="6E83958E" w:rsidR="005865C8" w:rsidRDefault="005865C8" w:rsidP="00D0169D">
      <w:pPr>
        <w:spacing w:after="0"/>
        <w:rPr>
          <w:sz w:val="24"/>
        </w:rPr>
      </w:pPr>
      <w:r w:rsidRPr="001D5D7D">
        <w:rPr>
          <w:b/>
          <w:sz w:val="24"/>
        </w:rPr>
        <w:t>HRF</w:t>
      </w:r>
      <w:r>
        <w:rPr>
          <w:sz w:val="24"/>
        </w:rPr>
        <w:tab/>
      </w:r>
      <w:r>
        <w:rPr>
          <w:sz w:val="24"/>
        </w:rPr>
        <w:tab/>
      </w:r>
      <w:r>
        <w:rPr>
          <w:sz w:val="24"/>
        </w:rPr>
        <w:tab/>
      </w:r>
      <w:r>
        <w:rPr>
          <w:sz w:val="24"/>
        </w:rPr>
        <w:tab/>
        <w:t>Hemodynamic response function</w:t>
      </w:r>
    </w:p>
    <w:p w14:paraId="750C7949" w14:textId="77777777" w:rsidR="005865C8" w:rsidRDefault="005865C8" w:rsidP="005865C8">
      <w:pPr>
        <w:spacing w:after="0"/>
        <w:rPr>
          <w:sz w:val="24"/>
        </w:rPr>
      </w:pPr>
      <w:r w:rsidRPr="00DD5216">
        <w:rPr>
          <w:b/>
          <w:sz w:val="24"/>
        </w:rPr>
        <w:t>ICA</w:t>
      </w:r>
      <w:r>
        <w:rPr>
          <w:sz w:val="24"/>
        </w:rPr>
        <w:tab/>
      </w:r>
      <w:r>
        <w:rPr>
          <w:sz w:val="24"/>
        </w:rPr>
        <w:tab/>
      </w:r>
      <w:r>
        <w:rPr>
          <w:sz w:val="24"/>
        </w:rPr>
        <w:tab/>
      </w:r>
      <w:r>
        <w:rPr>
          <w:sz w:val="24"/>
        </w:rPr>
        <w:tab/>
        <w:t>Independent c</w:t>
      </w:r>
      <w:r w:rsidRPr="00DD5216">
        <w:rPr>
          <w:sz w:val="24"/>
        </w:rPr>
        <w:t>omponen</w:t>
      </w:r>
      <w:r>
        <w:rPr>
          <w:sz w:val="24"/>
        </w:rPr>
        <w:t>t a</w:t>
      </w:r>
      <w:r w:rsidRPr="00DD5216">
        <w:rPr>
          <w:sz w:val="24"/>
        </w:rPr>
        <w:t>nalysis</w:t>
      </w:r>
    </w:p>
    <w:p w14:paraId="5CFD55AF" w14:textId="0AD55A1A" w:rsidR="005C58B5" w:rsidRPr="005C58B5" w:rsidRDefault="005C58B5" w:rsidP="005865C8">
      <w:pPr>
        <w:spacing w:after="0"/>
        <w:rPr>
          <w:sz w:val="24"/>
        </w:rPr>
      </w:pPr>
      <w:r w:rsidRPr="005C58B5">
        <w:rPr>
          <w:b/>
          <w:sz w:val="24"/>
        </w:rPr>
        <w:t>IFG</w:t>
      </w:r>
      <w:r>
        <w:rPr>
          <w:b/>
          <w:sz w:val="24"/>
        </w:rPr>
        <w:tab/>
      </w:r>
      <w:r>
        <w:rPr>
          <w:b/>
          <w:sz w:val="24"/>
        </w:rPr>
        <w:tab/>
      </w:r>
      <w:r>
        <w:rPr>
          <w:b/>
          <w:sz w:val="24"/>
        </w:rPr>
        <w:tab/>
      </w:r>
      <w:r>
        <w:rPr>
          <w:b/>
          <w:sz w:val="24"/>
        </w:rPr>
        <w:tab/>
      </w:r>
      <w:r>
        <w:rPr>
          <w:sz w:val="24"/>
        </w:rPr>
        <w:t>Inferior frontal gyrus</w:t>
      </w:r>
    </w:p>
    <w:p w14:paraId="6DFBEEFE" w14:textId="629247DA" w:rsidR="005865C8" w:rsidRDefault="005865C8" w:rsidP="00D0169D">
      <w:pPr>
        <w:spacing w:after="0"/>
        <w:rPr>
          <w:sz w:val="24"/>
        </w:rPr>
      </w:pPr>
      <w:r w:rsidRPr="00B0616D">
        <w:rPr>
          <w:b/>
          <w:sz w:val="24"/>
        </w:rPr>
        <w:t>jICA</w:t>
      </w:r>
      <w:r>
        <w:rPr>
          <w:sz w:val="24"/>
        </w:rPr>
        <w:tab/>
      </w:r>
      <w:r>
        <w:rPr>
          <w:sz w:val="24"/>
        </w:rPr>
        <w:tab/>
      </w:r>
      <w:r>
        <w:rPr>
          <w:sz w:val="24"/>
        </w:rPr>
        <w:tab/>
      </w:r>
      <w:r>
        <w:rPr>
          <w:sz w:val="24"/>
        </w:rPr>
        <w:tab/>
        <w:t>Joint independent component a</w:t>
      </w:r>
      <w:r w:rsidRPr="00DD5216">
        <w:rPr>
          <w:sz w:val="24"/>
        </w:rPr>
        <w:t>nalysis</w:t>
      </w:r>
    </w:p>
    <w:p w14:paraId="42002483" w14:textId="20DB5222" w:rsidR="005865C8" w:rsidRDefault="005865C8" w:rsidP="00D0169D">
      <w:pPr>
        <w:spacing w:after="0"/>
        <w:rPr>
          <w:sz w:val="24"/>
        </w:rPr>
      </w:pPr>
      <w:r>
        <w:rPr>
          <w:b/>
          <w:sz w:val="24"/>
        </w:rPr>
        <w:t>LF</w:t>
      </w:r>
      <w:r w:rsidRPr="00DD5216">
        <w:rPr>
          <w:b/>
          <w:sz w:val="24"/>
        </w:rPr>
        <w:t>P</w:t>
      </w:r>
      <w:r>
        <w:rPr>
          <w:sz w:val="24"/>
        </w:rPr>
        <w:tab/>
      </w:r>
      <w:r>
        <w:rPr>
          <w:sz w:val="24"/>
        </w:rPr>
        <w:tab/>
      </w:r>
      <w:r>
        <w:rPr>
          <w:sz w:val="24"/>
        </w:rPr>
        <w:tab/>
      </w:r>
      <w:r>
        <w:rPr>
          <w:sz w:val="24"/>
        </w:rPr>
        <w:tab/>
        <w:t>Local field p</w:t>
      </w:r>
      <w:r w:rsidRPr="00DD5216">
        <w:rPr>
          <w:sz w:val="24"/>
        </w:rPr>
        <w:t>otential</w:t>
      </w:r>
    </w:p>
    <w:p w14:paraId="35EE3C3C" w14:textId="4DB0FB05" w:rsidR="005C58B5" w:rsidRPr="005C58B5" w:rsidRDefault="005C58B5" w:rsidP="00D0169D">
      <w:pPr>
        <w:spacing w:after="0"/>
        <w:rPr>
          <w:sz w:val="24"/>
        </w:rPr>
      </w:pPr>
      <w:r w:rsidRPr="005C58B5">
        <w:rPr>
          <w:b/>
          <w:sz w:val="24"/>
        </w:rPr>
        <w:t>MFG</w:t>
      </w:r>
      <w:r>
        <w:rPr>
          <w:b/>
          <w:sz w:val="24"/>
        </w:rPr>
        <w:tab/>
      </w:r>
      <w:r>
        <w:rPr>
          <w:b/>
          <w:sz w:val="24"/>
        </w:rPr>
        <w:tab/>
      </w:r>
      <w:r>
        <w:rPr>
          <w:b/>
          <w:sz w:val="24"/>
        </w:rPr>
        <w:tab/>
      </w:r>
      <w:r>
        <w:rPr>
          <w:b/>
          <w:sz w:val="24"/>
        </w:rPr>
        <w:tab/>
      </w:r>
      <w:r>
        <w:rPr>
          <w:sz w:val="24"/>
        </w:rPr>
        <w:t>Middle frontal gyrus</w:t>
      </w:r>
    </w:p>
    <w:p w14:paraId="009CADFC" w14:textId="351FD877" w:rsidR="005865C8" w:rsidRDefault="005865C8" w:rsidP="00D0169D">
      <w:pPr>
        <w:spacing w:after="0"/>
        <w:rPr>
          <w:sz w:val="24"/>
        </w:rPr>
      </w:pPr>
      <w:r w:rsidRPr="0085204A">
        <w:rPr>
          <w:b/>
          <w:sz w:val="24"/>
        </w:rPr>
        <w:t>MUA</w:t>
      </w:r>
      <w:r>
        <w:rPr>
          <w:sz w:val="24"/>
        </w:rPr>
        <w:tab/>
      </w:r>
      <w:r>
        <w:rPr>
          <w:sz w:val="24"/>
        </w:rPr>
        <w:tab/>
      </w:r>
      <w:r>
        <w:rPr>
          <w:sz w:val="24"/>
        </w:rPr>
        <w:tab/>
      </w:r>
      <w:r>
        <w:rPr>
          <w:sz w:val="24"/>
        </w:rPr>
        <w:tab/>
        <w:t>Multi-unit cell activity</w:t>
      </w:r>
    </w:p>
    <w:p w14:paraId="72A38BD9" w14:textId="4C34D4AA" w:rsidR="00AB63A5" w:rsidRDefault="00562E07" w:rsidP="00D0169D">
      <w:pPr>
        <w:spacing w:after="0"/>
        <w:rPr>
          <w:sz w:val="24"/>
        </w:rPr>
      </w:pPr>
      <w:r>
        <w:rPr>
          <w:b/>
          <w:sz w:val="24"/>
        </w:rPr>
        <w:t>N-</w:t>
      </w:r>
      <w:r w:rsidR="00AB63A5" w:rsidRPr="00AB63A5">
        <w:rPr>
          <w:b/>
          <w:sz w:val="24"/>
        </w:rPr>
        <w:t>PLS</w:t>
      </w:r>
      <w:r w:rsidR="00AB63A5">
        <w:rPr>
          <w:b/>
          <w:sz w:val="24"/>
        </w:rPr>
        <w:tab/>
      </w:r>
      <w:r w:rsidR="00AB63A5">
        <w:rPr>
          <w:b/>
          <w:sz w:val="24"/>
        </w:rPr>
        <w:tab/>
      </w:r>
      <w:r w:rsidR="00AB63A5">
        <w:rPr>
          <w:b/>
          <w:sz w:val="24"/>
        </w:rPr>
        <w:tab/>
      </w:r>
      <w:r w:rsidR="00AB63A5">
        <w:rPr>
          <w:b/>
          <w:sz w:val="24"/>
        </w:rPr>
        <w:tab/>
      </w:r>
      <w:r w:rsidR="00AB63A5">
        <w:rPr>
          <w:sz w:val="24"/>
        </w:rPr>
        <w:t>Multiway partial least squares</w:t>
      </w:r>
    </w:p>
    <w:p w14:paraId="21CF6AC8" w14:textId="2D403926" w:rsidR="00562E07" w:rsidRPr="00AB63A5" w:rsidRDefault="00562E07" w:rsidP="00D0169D">
      <w:pPr>
        <w:spacing w:after="0"/>
        <w:rPr>
          <w:sz w:val="24"/>
        </w:rPr>
      </w:pPr>
      <w:r w:rsidRPr="00562E07">
        <w:rPr>
          <w:b/>
          <w:sz w:val="24"/>
        </w:rPr>
        <w:t>PCA</w:t>
      </w:r>
      <w:r>
        <w:rPr>
          <w:sz w:val="24"/>
        </w:rPr>
        <w:tab/>
      </w:r>
      <w:r>
        <w:rPr>
          <w:sz w:val="24"/>
        </w:rPr>
        <w:tab/>
      </w:r>
      <w:r>
        <w:rPr>
          <w:sz w:val="24"/>
        </w:rPr>
        <w:tab/>
      </w:r>
      <w:r>
        <w:rPr>
          <w:sz w:val="24"/>
        </w:rPr>
        <w:tab/>
        <w:t>Principle component analysis</w:t>
      </w:r>
    </w:p>
    <w:p w14:paraId="4E888D36" w14:textId="77777777" w:rsidR="005865C8" w:rsidRDefault="005865C8" w:rsidP="005865C8">
      <w:pPr>
        <w:spacing w:after="0"/>
        <w:rPr>
          <w:sz w:val="24"/>
        </w:rPr>
      </w:pPr>
      <w:r w:rsidRPr="00DD5216">
        <w:rPr>
          <w:b/>
          <w:sz w:val="24"/>
        </w:rPr>
        <w:t>PFC</w:t>
      </w:r>
      <w:r>
        <w:rPr>
          <w:sz w:val="24"/>
        </w:rPr>
        <w:tab/>
      </w:r>
      <w:r>
        <w:rPr>
          <w:sz w:val="24"/>
        </w:rPr>
        <w:tab/>
      </w:r>
      <w:r>
        <w:rPr>
          <w:sz w:val="24"/>
        </w:rPr>
        <w:tab/>
      </w:r>
      <w:r>
        <w:rPr>
          <w:sz w:val="24"/>
        </w:rPr>
        <w:tab/>
        <w:t>P</w:t>
      </w:r>
      <w:r w:rsidRPr="00DD5216">
        <w:rPr>
          <w:sz w:val="24"/>
        </w:rPr>
        <w:t>refrontal cortex</w:t>
      </w:r>
    </w:p>
    <w:p w14:paraId="7F879DE0" w14:textId="47CBD361" w:rsidR="005865C8" w:rsidRPr="005865C8" w:rsidRDefault="005865C8" w:rsidP="005865C8">
      <w:pPr>
        <w:spacing w:after="0"/>
        <w:rPr>
          <w:b/>
          <w:sz w:val="24"/>
        </w:rPr>
      </w:pPr>
      <w:r w:rsidRPr="00706077">
        <w:rPr>
          <w:b/>
          <w:sz w:val="24"/>
        </w:rPr>
        <w:t>pICA</w:t>
      </w:r>
      <w:r>
        <w:rPr>
          <w:sz w:val="24"/>
        </w:rPr>
        <w:tab/>
      </w:r>
      <w:r>
        <w:rPr>
          <w:sz w:val="24"/>
        </w:rPr>
        <w:tab/>
      </w:r>
      <w:r>
        <w:rPr>
          <w:sz w:val="24"/>
        </w:rPr>
        <w:tab/>
      </w:r>
      <w:r>
        <w:rPr>
          <w:sz w:val="24"/>
        </w:rPr>
        <w:tab/>
        <w:t>Parallel independent component analysis</w:t>
      </w:r>
    </w:p>
    <w:p w14:paraId="0BD4CB27" w14:textId="3D2B1582" w:rsidR="005865C8" w:rsidRDefault="005865C8" w:rsidP="00D0169D">
      <w:pPr>
        <w:spacing w:after="0"/>
        <w:rPr>
          <w:sz w:val="24"/>
        </w:rPr>
      </w:pPr>
      <w:r>
        <w:rPr>
          <w:b/>
          <w:sz w:val="24"/>
        </w:rPr>
        <w:t>P</w:t>
      </w:r>
      <w:r w:rsidRPr="007A3317">
        <w:rPr>
          <w:b/>
          <w:sz w:val="24"/>
        </w:rPr>
        <w:t>SI</w:t>
      </w:r>
      <w:r>
        <w:rPr>
          <w:b/>
          <w:sz w:val="24"/>
        </w:rPr>
        <w:tab/>
      </w:r>
      <w:r>
        <w:rPr>
          <w:b/>
          <w:sz w:val="24"/>
        </w:rPr>
        <w:tab/>
      </w:r>
      <w:r>
        <w:rPr>
          <w:b/>
          <w:sz w:val="24"/>
        </w:rPr>
        <w:tab/>
      </w:r>
      <w:r>
        <w:rPr>
          <w:b/>
          <w:sz w:val="24"/>
        </w:rPr>
        <w:tab/>
      </w:r>
      <w:r>
        <w:rPr>
          <w:sz w:val="24"/>
        </w:rPr>
        <w:t>Proactive behavioral shift index</w:t>
      </w:r>
    </w:p>
    <w:p w14:paraId="29EAE67C" w14:textId="77777777" w:rsidR="00D0169D" w:rsidRPr="001D5D7D" w:rsidRDefault="00D0169D" w:rsidP="00D0169D">
      <w:pPr>
        <w:spacing w:after="0"/>
        <w:rPr>
          <w:sz w:val="24"/>
        </w:rPr>
      </w:pPr>
      <w:r w:rsidRPr="001D5D7D">
        <w:rPr>
          <w:b/>
          <w:sz w:val="24"/>
        </w:rPr>
        <w:t>rDLPFC</w:t>
      </w:r>
      <w:r>
        <w:rPr>
          <w:b/>
          <w:sz w:val="24"/>
        </w:rPr>
        <w:tab/>
      </w:r>
      <w:r>
        <w:rPr>
          <w:b/>
          <w:sz w:val="24"/>
        </w:rPr>
        <w:tab/>
      </w:r>
      <w:r>
        <w:rPr>
          <w:b/>
          <w:sz w:val="24"/>
        </w:rPr>
        <w:tab/>
      </w:r>
      <w:r>
        <w:rPr>
          <w:b/>
          <w:sz w:val="24"/>
        </w:rPr>
        <w:tab/>
      </w:r>
      <w:r>
        <w:rPr>
          <w:sz w:val="24"/>
        </w:rPr>
        <w:t>R</w:t>
      </w:r>
      <w:r w:rsidRPr="001D5D7D">
        <w:rPr>
          <w:sz w:val="24"/>
        </w:rPr>
        <w:t>ight</w:t>
      </w:r>
      <w:r>
        <w:rPr>
          <w:b/>
          <w:sz w:val="24"/>
        </w:rPr>
        <w:t xml:space="preserve"> </w:t>
      </w:r>
      <w:r>
        <w:rPr>
          <w:sz w:val="24"/>
        </w:rPr>
        <w:t>d</w:t>
      </w:r>
      <w:r w:rsidRPr="00DD5216">
        <w:rPr>
          <w:sz w:val="24"/>
        </w:rPr>
        <w:t>orsolateral prefrontal cortex</w:t>
      </w:r>
    </w:p>
    <w:p w14:paraId="0E398F48" w14:textId="77777777" w:rsidR="00D0169D" w:rsidRDefault="00D0169D" w:rsidP="00D0169D">
      <w:pPr>
        <w:spacing w:after="0"/>
        <w:rPr>
          <w:sz w:val="24"/>
        </w:rPr>
      </w:pPr>
      <w:r w:rsidRPr="00DD5216">
        <w:rPr>
          <w:b/>
          <w:sz w:val="24"/>
        </w:rPr>
        <w:t>RT</w:t>
      </w:r>
      <w:r>
        <w:rPr>
          <w:sz w:val="24"/>
        </w:rPr>
        <w:tab/>
      </w:r>
      <w:r>
        <w:rPr>
          <w:sz w:val="24"/>
        </w:rPr>
        <w:tab/>
      </w:r>
      <w:r>
        <w:rPr>
          <w:sz w:val="24"/>
        </w:rPr>
        <w:tab/>
      </w:r>
      <w:r>
        <w:rPr>
          <w:sz w:val="24"/>
        </w:rPr>
        <w:tab/>
        <w:t>R</w:t>
      </w:r>
      <w:r w:rsidRPr="00DD5216">
        <w:rPr>
          <w:sz w:val="24"/>
        </w:rPr>
        <w:t>eaction time</w:t>
      </w:r>
    </w:p>
    <w:p w14:paraId="00E0EAF0" w14:textId="6EBA4094" w:rsidR="00AB4192" w:rsidRPr="00AB4192" w:rsidRDefault="00AB4192" w:rsidP="00D0169D">
      <w:pPr>
        <w:spacing w:after="0"/>
        <w:rPr>
          <w:b/>
          <w:sz w:val="24"/>
        </w:rPr>
      </w:pPr>
      <w:r w:rsidRPr="00AB4192">
        <w:rPr>
          <w:b/>
          <w:sz w:val="24"/>
        </w:rPr>
        <w:t>SMC</w:t>
      </w:r>
      <w:r>
        <w:rPr>
          <w:b/>
          <w:sz w:val="24"/>
        </w:rPr>
        <w:tab/>
      </w:r>
      <w:r>
        <w:rPr>
          <w:b/>
          <w:sz w:val="24"/>
        </w:rPr>
        <w:tab/>
      </w:r>
      <w:r>
        <w:rPr>
          <w:b/>
          <w:sz w:val="24"/>
        </w:rPr>
        <w:tab/>
      </w:r>
      <w:r>
        <w:rPr>
          <w:b/>
          <w:sz w:val="24"/>
        </w:rPr>
        <w:tab/>
      </w:r>
      <w:r>
        <w:rPr>
          <w:sz w:val="24"/>
        </w:rPr>
        <w:t xml:space="preserve">Supplementary motor cortex </w:t>
      </w:r>
    </w:p>
    <w:p w14:paraId="08E5BE6C" w14:textId="1B24F0EB" w:rsidR="005865C8" w:rsidRDefault="005865C8" w:rsidP="00D0169D">
      <w:pPr>
        <w:spacing w:after="0"/>
        <w:rPr>
          <w:sz w:val="24"/>
        </w:rPr>
      </w:pPr>
      <w:r w:rsidRPr="007666B0">
        <w:rPr>
          <w:b/>
          <w:sz w:val="24"/>
        </w:rPr>
        <w:t>sMRI</w:t>
      </w:r>
      <w:r>
        <w:rPr>
          <w:sz w:val="24"/>
        </w:rPr>
        <w:tab/>
      </w:r>
      <w:r>
        <w:rPr>
          <w:sz w:val="24"/>
        </w:rPr>
        <w:tab/>
      </w:r>
      <w:r>
        <w:rPr>
          <w:sz w:val="24"/>
        </w:rPr>
        <w:tab/>
      </w:r>
      <w:r>
        <w:rPr>
          <w:sz w:val="24"/>
        </w:rPr>
        <w:tab/>
        <w:t>Structural magnetic resonance imaging</w:t>
      </w:r>
    </w:p>
    <w:p w14:paraId="449D6D06" w14:textId="35350C8F" w:rsidR="00AA668F" w:rsidRPr="00AA668F" w:rsidRDefault="00AA668F" w:rsidP="00D0169D">
      <w:pPr>
        <w:spacing w:after="0"/>
        <w:rPr>
          <w:sz w:val="24"/>
        </w:rPr>
      </w:pPr>
      <w:r w:rsidRPr="00AA668F">
        <w:rPr>
          <w:b/>
          <w:sz w:val="24"/>
        </w:rPr>
        <w:t>SVD</w:t>
      </w:r>
      <w:r>
        <w:rPr>
          <w:b/>
          <w:sz w:val="24"/>
        </w:rPr>
        <w:tab/>
      </w:r>
      <w:r>
        <w:rPr>
          <w:b/>
          <w:sz w:val="24"/>
        </w:rPr>
        <w:tab/>
      </w:r>
      <w:r>
        <w:rPr>
          <w:b/>
          <w:sz w:val="24"/>
        </w:rPr>
        <w:tab/>
      </w:r>
      <w:r>
        <w:rPr>
          <w:b/>
          <w:sz w:val="24"/>
        </w:rPr>
        <w:tab/>
      </w:r>
      <w:r>
        <w:rPr>
          <w:sz w:val="24"/>
        </w:rPr>
        <w:t>Singular value decomposition</w:t>
      </w:r>
    </w:p>
    <w:p w14:paraId="397D35F6" w14:textId="513A70C8" w:rsidR="00D0169D" w:rsidRPr="00D0169D" w:rsidRDefault="00D0169D" w:rsidP="00D0169D">
      <w:pPr>
        <w:spacing w:after="0"/>
        <w:rPr>
          <w:sz w:val="24"/>
        </w:rPr>
      </w:pPr>
      <w:r w:rsidRPr="00CF1C70">
        <w:rPr>
          <w:b/>
          <w:sz w:val="24"/>
        </w:rPr>
        <w:t>WM</w:t>
      </w:r>
      <w:r w:rsidRPr="00CF1C70">
        <w:rPr>
          <w:b/>
          <w:sz w:val="24"/>
        </w:rPr>
        <w:tab/>
      </w:r>
      <w:r w:rsidRPr="00CF1C70">
        <w:rPr>
          <w:b/>
          <w:sz w:val="24"/>
        </w:rPr>
        <w:tab/>
      </w:r>
      <w:r w:rsidRPr="00CF1C70">
        <w:rPr>
          <w:b/>
          <w:sz w:val="24"/>
        </w:rPr>
        <w:tab/>
      </w:r>
      <w:r w:rsidRPr="00CF1C70">
        <w:rPr>
          <w:b/>
          <w:sz w:val="24"/>
        </w:rPr>
        <w:tab/>
      </w:r>
      <w:r w:rsidRPr="00CF1C70">
        <w:rPr>
          <w:sz w:val="24"/>
        </w:rPr>
        <w:t>Working memory</w:t>
      </w:r>
    </w:p>
    <w:p w14:paraId="138BEA0C" w14:textId="77777777" w:rsidR="00D0169D" w:rsidRPr="00D0169D" w:rsidRDefault="00D0169D" w:rsidP="005B664F">
      <w:pPr>
        <w:pStyle w:val="TOCHeading"/>
        <w:rPr>
          <w:rFonts w:asciiTheme="minorHAnsi" w:eastAsiaTheme="minorHAnsi" w:hAnsiTheme="minorHAnsi" w:cstheme="minorBidi"/>
          <w:color w:val="auto"/>
          <w:sz w:val="22"/>
          <w:szCs w:val="22"/>
          <w:lang w:eastAsia="en-US"/>
        </w:rPr>
      </w:pPr>
    </w:p>
    <w:p w14:paraId="362A4C78" w14:textId="77777777" w:rsidR="00D0169D" w:rsidRDefault="00D0169D" w:rsidP="00D0169D">
      <w:pPr>
        <w:tabs>
          <w:tab w:val="left" w:pos="1254"/>
        </w:tabs>
        <w:rPr>
          <w:sz w:val="24"/>
        </w:rPr>
        <w:sectPr w:rsidR="00D0169D" w:rsidSect="004B6114">
          <w:headerReference w:type="default" r:id="rId11"/>
          <w:pgSz w:w="11906" w:h="16838"/>
          <w:pgMar w:top="1417" w:right="1417" w:bottom="1134" w:left="1417" w:header="708" w:footer="708" w:gutter="0"/>
          <w:pgNumType w:fmt="upperRoman"/>
          <w:cols w:space="708"/>
          <w:docGrid w:linePitch="360"/>
        </w:sectPr>
      </w:pPr>
    </w:p>
    <w:p w14:paraId="04961AE9" w14:textId="77777777" w:rsidR="00256AD2" w:rsidRDefault="008A22DE" w:rsidP="00F87D8A">
      <w:pPr>
        <w:pStyle w:val="Heading1"/>
        <w:rPr>
          <w:b/>
          <w:color w:val="auto"/>
        </w:rPr>
      </w:pPr>
      <w:bookmarkStart w:id="7" w:name="_Toc507343856"/>
      <w:r w:rsidRPr="008A22DE">
        <w:rPr>
          <w:b/>
          <w:color w:val="auto"/>
        </w:rPr>
        <w:lastRenderedPageBreak/>
        <w:t>1</w:t>
      </w:r>
      <w:r>
        <w:rPr>
          <w:b/>
          <w:color w:val="auto"/>
        </w:rPr>
        <w:t>.</w:t>
      </w:r>
      <w:r w:rsidRPr="008A22DE">
        <w:rPr>
          <w:b/>
          <w:color w:val="auto"/>
        </w:rPr>
        <w:t xml:space="preserve"> </w:t>
      </w:r>
      <w:r w:rsidR="00470B7E">
        <w:rPr>
          <w:b/>
          <w:color w:val="auto"/>
        </w:rPr>
        <w:t>Theoretical Background and Aims</w:t>
      </w:r>
      <w:bookmarkEnd w:id="7"/>
    </w:p>
    <w:p w14:paraId="0D93052F" w14:textId="77777777" w:rsidR="00F87D8A" w:rsidRPr="00F87D8A" w:rsidRDefault="00F87D8A" w:rsidP="00420FB1">
      <w:pPr>
        <w:jc w:val="both"/>
      </w:pPr>
    </w:p>
    <w:p w14:paraId="5C3A99D0" w14:textId="77777777" w:rsidR="00F87D8A" w:rsidRPr="00F87D8A" w:rsidRDefault="00F87D8A" w:rsidP="00420FB1">
      <w:pPr>
        <w:pStyle w:val="Heading2"/>
        <w:jc w:val="both"/>
        <w:rPr>
          <w:color w:val="auto"/>
          <w:sz w:val="28"/>
        </w:rPr>
      </w:pPr>
      <w:bookmarkStart w:id="8" w:name="_Toc507343857"/>
      <w:r w:rsidRPr="00F87D8A">
        <w:rPr>
          <w:color w:val="auto"/>
          <w:sz w:val="28"/>
        </w:rPr>
        <w:t>1.1</w:t>
      </w:r>
      <w:r>
        <w:rPr>
          <w:color w:val="auto"/>
          <w:sz w:val="28"/>
        </w:rPr>
        <w:t xml:space="preserve"> </w:t>
      </w:r>
      <w:r w:rsidR="0047715F">
        <w:rPr>
          <w:color w:val="auto"/>
          <w:sz w:val="28"/>
        </w:rPr>
        <w:t>The benefits</w:t>
      </w:r>
      <w:r w:rsidRPr="00F87D8A">
        <w:rPr>
          <w:color w:val="auto"/>
          <w:sz w:val="28"/>
        </w:rPr>
        <w:t xml:space="preserve"> of</w:t>
      </w:r>
      <w:r w:rsidR="0047715F">
        <w:rPr>
          <w:color w:val="auto"/>
          <w:sz w:val="28"/>
        </w:rPr>
        <w:t xml:space="preserve"> combining</w:t>
      </w:r>
      <w:r w:rsidRPr="00F87D8A">
        <w:rPr>
          <w:color w:val="auto"/>
          <w:sz w:val="28"/>
        </w:rPr>
        <w:t xml:space="preserve"> EEG and fMRI</w:t>
      </w:r>
      <w:bookmarkEnd w:id="8"/>
    </w:p>
    <w:p w14:paraId="4F2BB42D" w14:textId="77777777" w:rsidR="00F87D8A" w:rsidRPr="00F87D8A" w:rsidRDefault="00F87D8A" w:rsidP="00420FB1">
      <w:pPr>
        <w:jc w:val="both"/>
      </w:pPr>
    </w:p>
    <w:p w14:paraId="5AAC069A" w14:textId="77777777" w:rsidR="00125D1D" w:rsidRDefault="007C75D0" w:rsidP="00420FB1">
      <w:pPr>
        <w:spacing w:after="0" w:line="360" w:lineRule="auto"/>
        <w:ind w:firstLine="425"/>
        <w:jc w:val="both"/>
        <w:rPr>
          <w:sz w:val="24"/>
        </w:rPr>
      </w:pPr>
      <w:r>
        <w:rPr>
          <w:sz w:val="24"/>
        </w:rPr>
        <w:t>Neuronal</w:t>
      </w:r>
      <w:r w:rsidR="00417400">
        <w:rPr>
          <w:sz w:val="24"/>
        </w:rPr>
        <w:t xml:space="preserve"> </w:t>
      </w:r>
      <w:r w:rsidR="00DD5216">
        <w:rPr>
          <w:sz w:val="24"/>
        </w:rPr>
        <w:t>activity</w:t>
      </w:r>
      <w:r w:rsidR="00305C64">
        <w:rPr>
          <w:sz w:val="24"/>
        </w:rPr>
        <w:t xml:space="preserve"> of cognitive</w:t>
      </w:r>
      <w:r w:rsidR="00996956">
        <w:rPr>
          <w:sz w:val="24"/>
        </w:rPr>
        <w:t xml:space="preserve"> or affective</w:t>
      </w:r>
      <w:r w:rsidR="00305C64">
        <w:rPr>
          <w:sz w:val="24"/>
        </w:rPr>
        <w:t xml:space="preserve"> </w:t>
      </w:r>
      <w:r w:rsidR="00996956">
        <w:rPr>
          <w:sz w:val="24"/>
        </w:rPr>
        <w:t>processes</w:t>
      </w:r>
      <w:r w:rsidR="00DD5216">
        <w:rPr>
          <w:sz w:val="24"/>
        </w:rPr>
        <w:t xml:space="preserve"> can be studied </w:t>
      </w:r>
      <w:r>
        <w:rPr>
          <w:sz w:val="24"/>
        </w:rPr>
        <w:t>from a large</w:t>
      </w:r>
      <w:r w:rsidR="00DD5216">
        <w:rPr>
          <w:sz w:val="24"/>
        </w:rPr>
        <w:t xml:space="preserve"> variety of measures</w:t>
      </w:r>
      <w:r w:rsidR="00481C84">
        <w:rPr>
          <w:sz w:val="24"/>
        </w:rPr>
        <w:t>, thereby</w:t>
      </w:r>
      <w:r>
        <w:rPr>
          <w:sz w:val="24"/>
        </w:rPr>
        <w:t xml:space="preserve"> revealing unique perspectives on </w:t>
      </w:r>
      <w:r w:rsidR="00481C84">
        <w:rPr>
          <w:sz w:val="24"/>
        </w:rPr>
        <w:t>brain</w:t>
      </w:r>
      <w:r>
        <w:rPr>
          <w:sz w:val="24"/>
        </w:rPr>
        <w:t xml:space="preserve"> activation</w:t>
      </w:r>
      <w:r w:rsidR="00DD5216">
        <w:rPr>
          <w:sz w:val="24"/>
        </w:rPr>
        <w:t>.</w:t>
      </w:r>
    </w:p>
    <w:p w14:paraId="14861D23" w14:textId="6F9D49DD" w:rsidR="00993314" w:rsidRDefault="00305C64" w:rsidP="00420FB1">
      <w:pPr>
        <w:spacing w:after="0" w:line="360" w:lineRule="auto"/>
        <w:ind w:firstLine="425"/>
        <w:jc w:val="both"/>
        <w:rPr>
          <w:sz w:val="24"/>
        </w:rPr>
      </w:pPr>
      <w:r>
        <w:rPr>
          <w:sz w:val="24"/>
        </w:rPr>
        <w:t>E</w:t>
      </w:r>
      <w:r w:rsidRPr="00305C64">
        <w:rPr>
          <w:sz w:val="24"/>
        </w:rPr>
        <w:t>lectroencephalography</w:t>
      </w:r>
      <w:r>
        <w:rPr>
          <w:sz w:val="24"/>
        </w:rPr>
        <w:t xml:space="preserve"> (EEG) mainly reflects the summation of postsynaptic potentials</w:t>
      </w:r>
      <w:r w:rsidR="007C75D0">
        <w:rPr>
          <w:sz w:val="24"/>
        </w:rPr>
        <w:t xml:space="preserve"> in </w:t>
      </w:r>
      <w:r w:rsidR="00C02001">
        <w:rPr>
          <w:sz w:val="24"/>
        </w:rPr>
        <w:t>pyramid cell</w:t>
      </w:r>
      <w:r w:rsidR="00112FC0">
        <w:rPr>
          <w:sz w:val="24"/>
        </w:rPr>
        <w:t>s</w:t>
      </w:r>
      <w:r w:rsidR="00125D1D">
        <w:rPr>
          <w:sz w:val="24"/>
        </w:rPr>
        <w:t xml:space="preserve"> with a similar orientation</w:t>
      </w:r>
      <w:r>
        <w:rPr>
          <w:sz w:val="24"/>
        </w:rPr>
        <w:t xml:space="preserve"> </w:t>
      </w:r>
      <w:r w:rsidR="007C75D0">
        <w:rPr>
          <w:sz w:val="24"/>
        </w:rPr>
        <w:t xml:space="preserve">at a cortical level </w:t>
      </w:r>
      <w:r w:rsidR="007C75D0">
        <w:rPr>
          <w:sz w:val="24"/>
        </w:rPr>
        <w:fldChar w:fldCharType="begin" w:fldLock="1"/>
      </w:r>
      <w:r w:rsidR="00993314">
        <w:rPr>
          <w:sz w:val="24"/>
        </w:rPr>
        <w:instrText>ADDIN CSL_CITATION { "citationItems" : [ { "id" : "ITEM-1", "itemData" : { "author" : [ { "dropping-particle" : "", "family" : "Luck", "given" : "SJ", "non-dropping-particle" : "", "parse-names" : false, "suffix" : "" } ], "container-title" : "Cambridge, Ma", "id" : "ITEM-1", "issued" : { "date-parts" : [ [ "2005" ] ] }, "title" : "An introduction to the event-related potential technique MIT press", "type" : "article-journal" }, "uris" : [ "http://www.mendeley.com/documents/?uuid=b5653967-a7b5-3e08-ae2d-3244e22cd80b" ] } ], "mendeley" : { "formattedCitation" : "(Luck, 2005)", "plainTextFormattedCitation" : "(Luck, 2005)", "previouslyFormattedCitation" : "(Luck, 2005)" }, "properties" : {  }, "schema" : "https://github.com/citation-style-language/schema/raw/master/csl-citation.json" }</w:instrText>
      </w:r>
      <w:r w:rsidR="007C75D0">
        <w:rPr>
          <w:sz w:val="24"/>
        </w:rPr>
        <w:fldChar w:fldCharType="separate"/>
      </w:r>
      <w:r w:rsidR="007C75D0" w:rsidRPr="007C75D0">
        <w:rPr>
          <w:noProof/>
          <w:sz w:val="24"/>
        </w:rPr>
        <w:t>(Luck, 2005)</w:t>
      </w:r>
      <w:r w:rsidR="007C75D0">
        <w:rPr>
          <w:sz w:val="24"/>
        </w:rPr>
        <w:fldChar w:fldCharType="end"/>
      </w:r>
      <w:r w:rsidR="007C75D0">
        <w:rPr>
          <w:sz w:val="24"/>
        </w:rPr>
        <w:t xml:space="preserve">. </w:t>
      </w:r>
      <w:r w:rsidR="00125D1D">
        <w:rPr>
          <w:sz w:val="24"/>
        </w:rPr>
        <w:t>Through sufficient coverage of the head sur</w:t>
      </w:r>
      <w:r w:rsidR="00DC140E">
        <w:rPr>
          <w:sz w:val="24"/>
        </w:rPr>
        <w:t>face with electrodes, synchroniz</w:t>
      </w:r>
      <w:r w:rsidR="00125D1D">
        <w:rPr>
          <w:sz w:val="24"/>
        </w:rPr>
        <w:t>ed activity of</w:t>
      </w:r>
      <w:r w:rsidR="00120D6B">
        <w:rPr>
          <w:sz w:val="24"/>
        </w:rPr>
        <w:t xml:space="preserve"> these</w:t>
      </w:r>
      <w:r w:rsidR="00125D1D">
        <w:rPr>
          <w:sz w:val="24"/>
        </w:rPr>
        <w:t xml:space="preserve"> cells can be recorded at a high temporal resolution. Due to </w:t>
      </w:r>
      <w:r w:rsidR="00112FC0">
        <w:rPr>
          <w:sz w:val="24"/>
        </w:rPr>
        <w:t>this capacity of</w:t>
      </w:r>
      <w:r w:rsidR="00481C84">
        <w:rPr>
          <w:sz w:val="24"/>
        </w:rPr>
        <w:t xml:space="preserve"> observing</w:t>
      </w:r>
      <w:r w:rsidR="00993314">
        <w:rPr>
          <w:sz w:val="24"/>
        </w:rPr>
        <w:t xml:space="preserve"> changes</w:t>
      </w:r>
      <w:r w:rsidR="007E7387">
        <w:rPr>
          <w:sz w:val="24"/>
        </w:rPr>
        <w:t xml:space="preserve"> on a scale of milliseconds</w:t>
      </w:r>
      <w:r w:rsidR="00125D1D">
        <w:rPr>
          <w:sz w:val="24"/>
        </w:rPr>
        <w:t xml:space="preserve">, EEG is often chosen as </w:t>
      </w:r>
      <w:r w:rsidR="00C02001">
        <w:rPr>
          <w:sz w:val="24"/>
        </w:rPr>
        <w:t xml:space="preserve">a direct link to cortical activity. However, EEG is recorded at a relatively large distance from cells and considerable portions of the original activity spikes fall off outside a 50 </w:t>
      </w:r>
      <w:r w:rsidR="00C02001">
        <w:rPr>
          <w:rFonts w:cstheme="minorHAnsi"/>
          <w:sz w:val="24"/>
        </w:rPr>
        <w:t>µ</w:t>
      </w:r>
      <w:r w:rsidR="00C02001">
        <w:rPr>
          <w:sz w:val="24"/>
        </w:rPr>
        <w:t xml:space="preserve">m radius </w:t>
      </w:r>
      <w:r w:rsidR="00C02001">
        <w:rPr>
          <w:sz w:val="24"/>
        </w:rPr>
        <w:fldChar w:fldCharType="begin" w:fldLock="1"/>
      </w:r>
      <w:r w:rsidR="00993314">
        <w:rPr>
          <w:sz w:val="24"/>
        </w:rPr>
        <w:instrText>ADDIN CSL_CITATION { "citationItems" : [ { "id" : "ITEM-1", "itemData" : { "author" : [ { "dropping-particle" : "", "family" : "Henze", "given" : "DA", "non-dropping-particle" : "", "parse-names" : false, "suffix" : "" }, { "dropping-particle" : "", "family" : "Borhegyi", "given" : "Z", "non-dropping-particle" : "", "parse-names" : false, "suffix" : "" }, { "dropping-particle" : "", "family" : "Csicsvari", "given" : "J", "non-dropping-particle" : "", "parse-names" : false, "suffix" : "" } ], "container-title" : "Journal of", "id" : "ITEM-1", "issued" : { "date-parts" : [ [ "2000" ] ] }, "title" : "Intracellular features predicted by extracellular recordings in the hippocampus in vivo", "type" : "article-journal" }, "uris" : [ "http://www.mendeley.com/documents/?uuid=31101b65-1af5-386e-9849-c0a68047f3cb" ] } ], "mendeley" : { "formattedCitation" : "(Henze, Borhegyi, &amp; Csicsvari, 2000)", "plainTextFormattedCitation" : "(Henze, Borhegyi, &amp; Csicsvari, 2000)", "previouslyFormattedCitation" : "(Henze, Borhegyi, &amp; Csicsvari, 2000)" }, "properties" : {  }, "schema" : "https://github.com/citation-style-language/schema/raw/master/csl-citation.json" }</w:instrText>
      </w:r>
      <w:r w:rsidR="00C02001">
        <w:rPr>
          <w:sz w:val="24"/>
        </w:rPr>
        <w:fldChar w:fldCharType="separate"/>
      </w:r>
      <w:r w:rsidR="00C02001" w:rsidRPr="00C02001">
        <w:rPr>
          <w:noProof/>
          <w:sz w:val="24"/>
        </w:rPr>
        <w:t>(Henze, Borhegyi, &amp; Csicsvari, 2000)</w:t>
      </w:r>
      <w:r w:rsidR="00C02001">
        <w:rPr>
          <w:sz w:val="24"/>
        </w:rPr>
        <w:fldChar w:fldCharType="end"/>
      </w:r>
      <w:r w:rsidR="00C02001">
        <w:rPr>
          <w:sz w:val="24"/>
        </w:rPr>
        <w:t>. In addition, shorter spike duration</w:t>
      </w:r>
      <w:r w:rsidR="00120D6B">
        <w:rPr>
          <w:sz w:val="24"/>
        </w:rPr>
        <w:t>s with high-frequency oscillations far above 200 Hz</w:t>
      </w:r>
      <w:r w:rsidR="00C02001">
        <w:rPr>
          <w:sz w:val="24"/>
        </w:rPr>
        <w:t xml:space="preserve"> decrease the odds of spike summation</w:t>
      </w:r>
      <w:r w:rsidR="00120D6B">
        <w:rPr>
          <w:sz w:val="24"/>
        </w:rPr>
        <w:t>.</w:t>
      </w:r>
      <w:r w:rsidR="000D437B">
        <w:rPr>
          <w:sz w:val="24"/>
        </w:rPr>
        <w:t xml:space="preserve"> Th</w:t>
      </w:r>
      <w:r w:rsidR="003E2ACC">
        <w:rPr>
          <w:sz w:val="24"/>
        </w:rPr>
        <w:t xml:space="preserve">e </w:t>
      </w:r>
      <w:r w:rsidR="001D4934">
        <w:rPr>
          <w:sz w:val="24"/>
        </w:rPr>
        <w:t xml:space="preserve">measurement on the </w:t>
      </w:r>
      <w:r w:rsidR="003E2ACC">
        <w:rPr>
          <w:sz w:val="24"/>
        </w:rPr>
        <w:t>skull</w:t>
      </w:r>
      <w:r w:rsidR="001D4934">
        <w:rPr>
          <w:sz w:val="24"/>
        </w:rPr>
        <w:t xml:space="preserve"> surface</w:t>
      </w:r>
      <w:r w:rsidR="003E2ACC">
        <w:rPr>
          <w:sz w:val="24"/>
        </w:rPr>
        <w:t xml:space="preserve"> prevents higher frequency signals from affecting the EEG and</w:t>
      </w:r>
      <w:r w:rsidR="00120D6B">
        <w:rPr>
          <w:sz w:val="24"/>
        </w:rPr>
        <w:t xml:space="preserve"> the recorded </w:t>
      </w:r>
      <w:r w:rsidR="003E2ACC">
        <w:rPr>
          <w:sz w:val="24"/>
        </w:rPr>
        <w:t>signal</w:t>
      </w:r>
      <w:r w:rsidR="007E7387">
        <w:rPr>
          <w:sz w:val="24"/>
        </w:rPr>
        <w:t xml:space="preserve"> predominantly</w:t>
      </w:r>
      <w:r w:rsidR="00120D6B">
        <w:rPr>
          <w:sz w:val="24"/>
        </w:rPr>
        <w:t xml:space="preserve"> consists of slower Local Field Potentials (LFP). </w:t>
      </w:r>
    </w:p>
    <w:p w14:paraId="78187D5C" w14:textId="17190C27" w:rsidR="004F4EE9" w:rsidRDefault="00AE44D2" w:rsidP="00420FB1">
      <w:pPr>
        <w:spacing w:after="0" w:line="360" w:lineRule="auto"/>
        <w:ind w:firstLine="425"/>
        <w:jc w:val="both"/>
        <w:rPr>
          <w:sz w:val="24"/>
        </w:rPr>
      </w:pPr>
      <w:r>
        <w:rPr>
          <w:sz w:val="24"/>
        </w:rPr>
        <w:t>Unlike</w:t>
      </w:r>
      <w:r w:rsidR="00120D6B">
        <w:rPr>
          <w:sz w:val="24"/>
        </w:rPr>
        <w:t xml:space="preserve"> action potentials </w:t>
      </w:r>
      <w:r w:rsidR="00481C84">
        <w:rPr>
          <w:sz w:val="24"/>
        </w:rPr>
        <w:t xml:space="preserve">of single cells </w:t>
      </w:r>
      <w:r w:rsidR="00120D6B">
        <w:rPr>
          <w:sz w:val="24"/>
        </w:rPr>
        <w:t xml:space="preserve">and </w:t>
      </w:r>
      <w:r w:rsidR="00481C84">
        <w:rPr>
          <w:sz w:val="24"/>
        </w:rPr>
        <w:t>multi-unit activity (MUA)</w:t>
      </w:r>
      <w:r w:rsidR="00120D6B">
        <w:rPr>
          <w:sz w:val="24"/>
        </w:rPr>
        <w:t xml:space="preserve">, LFP are bound to temporal and spatial summation. For this reason, EEG only represents </w:t>
      </w:r>
      <w:r w:rsidR="00112FC0">
        <w:rPr>
          <w:sz w:val="24"/>
        </w:rPr>
        <w:t>the summation of</w:t>
      </w:r>
      <w:r w:rsidR="0056432B">
        <w:rPr>
          <w:sz w:val="24"/>
        </w:rPr>
        <w:t xml:space="preserve"> surface potentials. Furthermore, despite advances </w:t>
      </w:r>
      <w:r w:rsidR="00481C84">
        <w:rPr>
          <w:sz w:val="24"/>
        </w:rPr>
        <w:t xml:space="preserve">in </w:t>
      </w:r>
      <w:r w:rsidR="00B80B90">
        <w:rPr>
          <w:sz w:val="24"/>
        </w:rPr>
        <w:t>signal</w:t>
      </w:r>
      <w:r w:rsidR="0056432B">
        <w:rPr>
          <w:sz w:val="24"/>
        </w:rPr>
        <w:t xml:space="preserve"> source estimation</w:t>
      </w:r>
      <w:r w:rsidR="00481C84">
        <w:rPr>
          <w:sz w:val="24"/>
        </w:rPr>
        <w:t xml:space="preserve"> </w:t>
      </w:r>
      <w:r w:rsidR="00481C84">
        <w:rPr>
          <w:sz w:val="24"/>
        </w:rPr>
        <w:fldChar w:fldCharType="begin" w:fldLock="1"/>
      </w:r>
      <w:r w:rsidR="00993314">
        <w:rPr>
          <w:sz w:val="24"/>
        </w:rPr>
        <w:instrText>ADDIN CSL_CITATION { "citationItems" : [ { "id" : "ITEM-1", "itemData" : { "DOI" : "10.1002/hbm.21098", "ISBN" : "1097-0193 (Electronic)\\r1065-9471 (Linking)", "ISSN" : "10659471", "PMID" : "20814964", "abstract" : "The brain exhibits temporally coherent networks (TCNs) involving numerous cortical and sub-cortical regions both during the rest state and during the performance of cognitive tasks. TCNs represent the interactions between different brain areas, and understanding such networks may facilitate electroencephalography (EEG) source estimation. We propose a new method for examining TCNs using scalp EEG in conjunction with data obtained by functional magnetic resonance imaging (fMRI). In this approach, termed NEtwork based SOurce Imaging (NESOI), multiple TCNs derived from fMRI with independent component analysis (ICA) are used as the covariance priors of the EEG source reconstruction using Parametric Empirical Bayesian (PEB). In contrast to previous applications of PEB in EEG source imaging with smoothness or sparseness priors, TCNs play a fundamental role among the priors used by NESOI. NESOI achieves an efficient integration of the high temporal resolution EEG and TCN derived from the high spatial resolution fMRI. Using synthetic and real data, we directly compared the performance of NESOI with other distributed source inversion methods, with and without the use of fMRI priors. Our results indicated that NESOI is a potentially useful approach for EEG source imaging.", "author" : [ { "dropping-particle" : "", "family" : "Lei", "given" : "Xu", "non-dropping-particle" : "", "parse-names" : false, "suffix" : "" }, { "dropping-particle" : "", "family" : "Xu", "given" : "Peng", "non-dropping-particle" : "", "parse-names" : false, "suffix" : "" }, { "dropping-particle" : "", "family" : "Luo", "given" : "Cheng", "non-dropping-particle" : "", "parse-names" : false, "suffix" : "" }, { "dropping-particle" : "", "family" : "Zhao", "given" : "Jinping", "non-dropping-particle" : "", "parse-names" : false, "suffix" : "" }, { "dropping-particle" : "", "family" : "Zhou", "given" : "Dong", "non-dropping-particle" : "", "parse-names" : false, "suffix" : "" }, { "dropping-particle" : "", "family" : "Yao", "given" : "Dezhong", "non-dropping-particle" : "", "parse-names" : false, "suffix" : "" } ], "container-title" : "Human Brain Mapping", "id" : "ITEM-1", "issue" : "7", "issued" : { "date-parts" : [ [ "2011" ] ] }, "page" : "1141-1160", "title" : "fMRI functional networks for EEG source imaging", "type" : "article-journal", "volume" : "32" }, "uris" : [ "http://www.mendeley.com/documents/?uuid=8b85f9cf-1005-3cd7-bad1-e16e61672e48" ] } ], "mendeley" : { "formattedCitation" : "(Lei et al., 2011)", "manualFormatting" : "(e.g. Lei et al., 2011)", "plainTextFormattedCitation" : "(Lei et al., 2011)", "previouslyFormattedCitation" : "(Lei et al., 2011)" }, "properties" : {  }, "schema" : "https://github.com/citation-style-language/schema/raw/master/csl-citation.json" }</w:instrText>
      </w:r>
      <w:r w:rsidR="00481C84">
        <w:rPr>
          <w:sz w:val="24"/>
        </w:rPr>
        <w:fldChar w:fldCharType="separate"/>
      </w:r>
      <w:r w:rsidR="00481C84" w:rsidRPr="00481C84">
        <w:rPr>
          <w:noProof/>
          <w:sz w:val="24"/>
        </w:rPr>
        <w:t>(</w:t>
      </w:r>
      <w:r w:rsidR="00481C84">
        <w:rPr>
          <w:noProof/>
          <w:sz w:val="24"/>
        </w:rPr>
        <w:t xml:space="preserve">e.g. </w:t>
      </w:r>
      <w:r w:rsidR="00481C84" w:rsidRPr="00481C84">
        <w:rPr>
          <w:noProof/>
          <w:sz w:val="24"/>
        </w:rPr>
        <w:t>Lei et al., 2011)</w:t>
      </w:r>
      <w:r w:rsidR="00481C84">
        <w:rPr>
          <w:sz w:val="24"/>
        </w:rPr>
        <w:fldChar w:fldCharType="end"/>
      </w:r>
      <w:r w:rsidR="0056432B">
        <w:rPr>
          <w:sz w:val="24"/>
        </w:rPr>
        <w:t>, its spatial resolution is severely limited.</w:t>
      </w:r>
      <w:r w:rsidR="00993314">
        <w:rPr>
          <w:sz w:val="24"/>
        </w:rPr>
        <w:t xml:space="preserve"> The inability to pinpoint neuronal sources and to reconstruct the</w:t>
      </w:r>
      <w:r w:rsidR="00D4293A">
        <w:rPr>
          <w:sz w:val="24"/>
        </w:rPr>
        <w:t xml:space="preserve"> original</w:t>
      </w:r>
      <w:r w:rsidR="00993314">
        <w:rPr>
          <w:sz w:val="24"/>
        </w:rPr>
        <w:t xml:space="preserve"> flow of current of a given potential on the head surface is</w:t>
      </w:r>
      <w:r w:rsidR="003061FD" w:rsidRPr="003061FD">
        <w:rPr>
          <w:sz w:val="24"/>
        </w:rPr>
        <w:t xml:space="preserve"> </w:t>
      </w:r>
      <w:r w:rsidR="003061FD">
        <w:rPr>
          <w:sz w:val="24"/>
        </w:rPr>
        <w:t>in EEG literature</w:t>
      </w:r>
      <w:r w:rsidR="00993314">
        <w:rPr>
          <w:sz w:val="24"/>
        </w:rPr>
        <w:t xml:space="preserve"> referred to as the inverse problem </w:t>
      </w:r>
      <w:r w:rsidR="00993314">
        <w:rPr>
          <w:sz w:val="24"/>
        </w:rPr>
        <w:fldChar w:fldCharType="begin" w:fldLock="1"/>
      </w:r>
      <w:r>
        <w:rPr>
          <w:sz w:val="24"/>
        </w:rPr>
        <w:instrText>ADDIN CSL_CITATION { "citationItems" : [ { "id" : "ITEM-1", "itemData" : { "DOI" : "10.1016/S0013-4694(97)00115-6", "ISSN" : "0013-4694", "abstract" : "The concepts underlying the quantitative localization of the sources of the EEG inside the brain are reviewed along with the current and emerging approaches to the problem. The concepts mentioned include monopolar and dipolar source models and head models ranging from the spherical to the more realistic based on boundary and finite elements. The forward and inverse problems in electroencephalography are discussed, including the non-uniqueness of the inverse problem. The approaches to the solution of the inverse problem described include single and multiple time-slice localization, equivalent dipole localization and the weighted minimum norm. The multiple time-slice localization approach is highlighted as probably the best available at this time and is discussed in terms of the spatiotemporal model of the EEG. The effect of noise corruption, artifacts and the number of recording electrodes on the accuracy of source localization is also mentioned. It is suggested that the main appeal of the minimum norm is that it does not assume a model for the sources and provides an estimate of the current density everywhere in the three dimensional volume of the head.", "author" : [ { "dropping-particle" : "", "family" : "Koles", "given" : "Zoltan J.", "non-dropping-particle" : "", "parse-names" : false, "suffix" : "" } ], "container-title" : "Electroencephalography and Clinical Neurophysiology", "id" : "ITEM-1", "issue" : "2", "issued" : { "date-parts" : [ [ "1998", "2", "1" ] ] }, "page" : "127-137", "publisher" : "Elsevier", "title" : "Trends in EEG source localization", "type" : "article-journal", "volume" : "106" }, "uris" : [ "http://www.mendeley.com/documents/?uuid=afd3908b-251d-30a8-a0fa-b4a899ed0f40" ] }, { "id" : "ITEM-2", "itemData" : { "author" : [ { "dropping-particle" : "", "family" : "Phillips", "given" : "Christophe", "non-dropping-particle" : "", "parse-names" : false, "suffix" : "" }, { "dropping-particle" : "", "family" : "Rugg", "given" : "Micheal D.", "non-dropping-particle" : "", "parse-names" : false, "suffix" : "" }, { "dropping-particle" : "", "family" : "Friston", "given" : "Karl J.", "non-dropping-particle" : "", "parse-names" : false, "suffix" : "" } ], "container-title" : "NeuroImage", "id" : "ITEM-2", "issue" : "1", "issued" : { "date-parts" : [ [ "2002" ] ] }, "page" : "287-301", "title" : "Systematic Regularization of Linear Inverse Solutions of the EEG Source Localization Problem", "type" : "article-journal", "volume" : "17" }, "uris" : [ "http://www.mendeley.com/documents/?uuid=4aae009e-a881-3e04-a8e5-fe6fd51e0a34" ] } ], "mendeley" : { "formattedCitation" : "(Koles, 1998; Christophe Phillips, Rugg, &amp; Friston, 2002)", "plainTextFormattedCitation" : "(Koles, 1998; Christophe Phillips, Rugg, &amp; Friston, 2002)", "previouslyFormattedCitation" : "(Koles, 1998; Christophe Phillips, Rugg, &amp; Friston, 2002)" }, "properties" : {  }, "schema" : "https://github.com/citation-style-language/schema/raw/master/csl-citation.json" }</w:instrText>
      </w:r>
      <w:r w:rsidR="00993314">
        <w:rPr>
          <w:sz w:val="24"/>
        </w:rPr>
        <w:fldChar w:fldCharType="separate"/>
      </w:r>
      <w:r w:rsidR="002462D4" w:rsidRPr="002462D4">
        <w:rPr>
          <w:noProof/>
          <w:sz w:val="24"/>
        </w:rPr>
        <w:t>(Koles, 1998; Christophe Phillips, Rugg, &amp; Friston, 2002)</w:t>
      </w:r>
      <w:r w:rsidR="00993314">
        <w:rPr>
          <w:sz w:val="24"/>
        </w:rPr>
        <w:fldChar w:fldCharType="end"/>
      </w:r>
      <w:r w:rsidR="00993314">
        <w:rPr>
          <w:sz w:val="24"/>
        </w:rPr>
        <w:t>.</w:t>
      </w:r>
      <w:r w:rsidR="00112FC0">
        <w:rPr>
          <w:sz w:val="24"/>
        </w:rPr>
        <w:t xml:space="preserve"> Source estimation analyses, as a tool of uncovering dipoles and brain areas most likely responsible for</w:t>
      </w:r>
      <w:r w:rsidR="003061FD">
        <w:rPr>
          <w:sz w:val="24"/>
        </w:rPr>
        <w:t xml:space="preserve"> event-related</w:t>
      </w:r>
      <w:r w:rsidR="00112FC0">
        <w:rPr>
          <w:sz w:val="24"/>
        </w:rPr>
        <w:t xml:space="preserve"> electric voltage fluctuation at the surface, </w:t>
      </w:r>
      <w:r w:rsidR="00AF0AE6">
        <w:rPr>
          <w:sz w:val="24"/>
        </w:rPr>
        <w:t xml:space="preserve">rely on several assumptions. </w:t>
      </w:r>
      <w:r>
        <w:rPr>
          <w:sz w:val="24"/>
        </w:rPr>
        <w:t>Among others these</w:t>
      </w:r>
      <w:r w:rsidR="00CB2C47">
        <w:rPr>
          <w:sz w:val="24"/>
        </w:rPr>
        <w:t xml:space="preserve"> include largely homogenous electric conductivity and resistance throughout brain tissues,</w:t>
      </w:r>
      <w:r w:rsidR="003061FD">
        <w:rPr>
          <w:sz w:val="24"/>
        </w:rPr>
        <w:t xml:space="preserve"> a linear mixing process of electric signals,</w:t>
      </w:r>
      <w:r w:rsidR="00CB2C47">
        <w:rPr>
          <w:sz w:val="24"/>
        </w:rPr>
        <w:t xml:space="preserve"> a mathematical approximation of the orientation and fluctuation of the current as wel</w:t>
      </w:r>
      <w:r w:rsidR="008976BF">
        <w:rPr>
          <w:sz w:val="24"/>
        </w:rPr>
        <w:t>l as a fixed template for the anatomical</w:t>
      </w:r>
      <w:r w:rsidR="003061FD">
        <w:rPr>
          <w:sz w:val="24"/>
        </w:rPr>
        <w:t xml:space="preserve"> brain</w:t>
      </w:r>
      <w:r w:rsidR="008976BF">
        <w:rPr>
          <w:sz w:val="24"/>
        </w:rPr>
        <w:t xml:space="preserve"> structure underlying these approximations</w:t>
      </w:r>
      <w:r w:rsidR="00D4293A">
        <w:rPr>
          <w:sz w:val="24"/>
        </w:rPr>
        <w:t xml:space="preserve"> </w:t>
      </w:r>
      <w:r w:rsidR="00D4293A">
        <w:rPr>
          <w:sz w:val="24"/>
        </w:rPr>
        <w:fldChar w:fldCharType="begin" w:fldLock="1"/>
      </w:r>
      <w:r w:rsidR="002462D4">
        <w:rPr>
          <w:sz w:val="24"/>
        </w:rPr>
        <w:instrText>ADDIN CSL_CITATION { "citationItems" : [ { "id" : "ITEM-1", "itemData" : { "DOI" : "10.1109/51.715495", "ISSN" : "07395175", "author" : [ { "dropping-particle" : "", "family" : "Cuffin", "given" : "B.N.", "non-dropping-particle" : "", "parse-names" : false, "suffix" : "" } ], "container-title" : "IEEE Engineering in Medicine and Biology Magazine", "id" : "ITEM-1", "issue" : "5", "issued" : { "date-parts" : [ [ "1998" ] ] }, "page" : "118-122", "title" : "EEG dipole source localization", "type" : "article-journal", "volume" : "17" }, "uris" : [ "http://www.mendeley.com/documents/?uuid=9d73461a-980f-315c-8b1a-2803145375a3" ] }, { "id" : "ITEM-2", "itemData" : { "DOI" : "10.1016/S0013-4694(97)00115-6", "ISSN" : "0013-4694", "abstract" : "The concepts underlying the quantitative localization of the sources of the EEG inside the brain are reviewed along with the current and emerging approaches to the problem. The concepts mentioned include monopolar and dipolar source models and head models ranging from the spherical to the more realistic based on boundary and finite elements. The forward and inverse problems in electroencephalography are discussed, including the non-uniqueness of the inverse problem. The approaches to the solution of the inverse problem described include single and multiple time-slice localization, equivalent dipole localization and the weighted minimum norm. The multiple time-slice localization approach is highlighted as probably the best available at this time and is discussed in terms of the spatiotemporal model of the EEG. The effect of noise corruption, artifacts and the number of recording electrodes on the accuracy of source localization is also mentioned. It is suggested that the main appeal of the minimum norm is that it does not assume a model for the sources and provides an estimate of the current density everywhere in the three dimensional volume of the head.", "author" : [ { "dropping-particle" : "", "family" : "Koles", "given" : "Zoltan J.", "non-dropping-particle" : "", "parse-names" : false, "suffix" : "" } ], "container-title" : "Electroencephalography and Clinical Neurophysiology", "id" : "ITEM-2", "issue" : "2", "issued" : { "date-parts" : [ [ "1998", "2", "1" ] ] }, "page" : "127-137", "publisher" : "Elsevier", "title" : "Trends in EEG source localization", "type" : "article-journal", "volume" : "106" }, "uris" : [ "http://www.mendeley.com/documents/?uuid=afd3908b-251d-30a8-a0fa-b4a899ed0f40" ] }, { "id" : "ITEM-3", "itemData" : { "DOI" : "10.1002/9780470511923.ch5", "ISBN" : "9780470511923", "author" : [ { "dropping-particle" : "", "family" : "Sanei", "given" : "Saeid", "non-dropping-particle" : "", "parse-names" : false, "suffix" : "" }, { "dropping-particle" : "", "family" : "Chambers", "given" : "J.A.", "non-dropping-particle" : "", "parse-names" : false, "suffix" : "" }, { "dropping-particle" : "", "family" : "Sanei", "given" : "Saeid", "non-dropping-particle" : "", "parse-names" : false, "suffix" : "" }, { "dropping-particle" : "", "family" : "Chambers", "given" : "J.A.", "non-dropping-particle" : "", "parse-names" : false, "suffix" : "" } ], "container-title" : "EEG Signal Processing", "id" : "ITEM-3", "issued" : { "date-parts" : [ [ "2013", "5", "28" ] ] }, "page" : "197-218", "publisher" : "John Wiley &amp; Sons Ltd,", "publisher-place" : "West Sussex, England", "title" : "EEG Source Localization", "type" : "chapter" }, "uris" : [ "http://www.mendeley.com/documents/?uuid=c709a6c9-6e1b-3dbc-b173-980ba67e51c0" ] }, { "id" : "ITEM-4", "itemData" : { "DOI" : "10.1088/0031-9155/49/2/010", "abstract" : "See, stats, and : https : // www . researchgate . net / publication / 8618977 An Dipole . Physics and : 327 - 343 Article DOI : 10 . 1088 / 0031 - 9155 / 49 / 2 / 010 : PubMed CITATIONS 49 READS 61 3 , including : Some : Localization Bin Durban 359 , 760 SEE All . The . Abstract In the present study , we investigate a new approach to electroencephalography (EEG) three - dimensional (3D) dipole source localization by using a non - recursive subspace algorithm called FINES . In estimating source dipole locations , the present approach employs projections onto a subspace spanned by a small set of particular vectors (FINES vector set) in the estimated noise - only subspace instead of the entire estimated noise - only subspace in the case of classic MUSIC . The subspace spanned by this vector set is , in the sense of principal angle , closest to the subspace spanned by the array manifold associated with a particular brain region . By incorporating knowledge of the array manifold in identifying FINES vector sets in the estimated noise - only subspace for different brain regions , the present approach is able to estimate sources with enhanced accuracy and spatial resolution , thus enhancing the capability of resolving closely spaced sources and reducing estimation errors . The present computer simulations show , in EEG 3D dipole source localization , that compared to classic MUSIC , FINES has (1) better resolvability of two closely spaced dipolar sources and (2) better estimation accuracy of source locations . In comparison with RAP - MUSIC , FINES ' performance is also better for the cases studied when the noise level is high and / or correlations among dipole sources exist .", "author" : [ { "dropping-particle" : "", "family" : "Xu", "given" : "Xiao-Liang", "non-dropping-particle" : "", "parse-names" : false, "suffix" : "" }, { "dropping-particle" : "", "family" : "Xu", "given" : "Bobby", "non-dropping-particle" : "", "parse-names" : false, "suffix" : "" }, { "dropping-particle" : "", "family" : "He", "given" : "Bin", "non-dropping-particle" : "", "parse-names" : false, "suffix" : "" } ], "container-title" : "Phys . Med . Biol", "id" : "ITEM-4", "issued" : { "date-parts" : [ [ "2004" ] ] }, "page" : "327-343", "title" : "An alternative subspace approach to EEG dipole source localization", "type" : "article-journal", "volume" : "49" }, "uris" : [ "http://www.mendeley.com/documents/?uuid=f52f54a2-03e4-367f-ad9c-5f130579f97c" ] } ], "mendeley" : { "formattedCitation" : "(Cuffin, 1998; Koles, 1998; Sanei, Chambers, Sanei, &amp; Chambers, 2013; Xu, Xu, &amp; He, 2004)", "plainTextFormattedCitation" : "(Cuffin, 1998; Koles, 1998; Sanei, Chambers, Sanei, &amp; Chambers, 2013; Xu, Xu, &amp; He, 2004)", "previouslyFormattedCitation" : "(Cuffin, 1998; Koles, 1998; Sanei, Chambers, Sanei, &amp; Chambers, 2013; Xu, Xu, &amp; He, 2004)" }, "properties" : {  }, "schema" : "https://github.com/citation-style-language/schema/raw/master/csl-citation.json" }</w:instrText>
      </w:r>
      <w:r w:rsidR="00D4293A">
        <w:rPr>
          <w:sz w:val="24"/>
        </w:rPr>
        <w:fldChar w:fldCharType="separate"/>
      </w:r>
      <w:r w:rsidR="00D4293A" w:rsidRPr="00D4293A">
        <w:rPr>
          <w:noProof/>
          <w:sz w:val="24"/>
        </w:rPr>
        <w:t>(Cuffin, 1998; Koles, 1998; Sanei, Chambers, Sanei, &amp; Chambers, 2013; Xu, Xu, &amp; He, 2004)</w:t>
      </w:r>
      <w:r w:rsidR="00D4293A">
        <w:rPr>
          <w:sz w:val="24"/>
        </w:rPr>
        <w:fldChar w:fldCharType="end"/>
      </w:r>
      <w:r w:rsidR="008976BF">
        <w:rPr>
          <w:sz w:val="24"/>
        </w:rPr>
        <w:t>. Whereas the la</w:t>
      </w:r>
      <w:r w:rsidR="007666B0">
        <w:rPr>
          <w:sz w:val="24"/>
        </w:rPr>
        <w:t>ck of knowledge on individual test subjects’ brain can be compensated by letting structural magnetic resonance imaging (sMRI) inform source estimations</w:t>
      </w:r>
      <w:r w:rsidR="002462D4">
        <w:rPr>
          <w:sz w:val="24"/>
        </w:rPr>
        <w:t xml:space="preserve"> </w:t>
      </w:r>
      <w:r w:rsidR="002462D4">
        <w:rPr>
          <w:sz w:val="24"/>
        </w:rPr>
        <w:fldChar w:fldCharType="begin" w:fldLock="1"/>
      </w:r>
      <w:r>
        <w:rPr>
          <w:sz w:val="24"/>
        </w:rPr>
        <w:instrText>ADDIN CSL_CITATION { "citationItems" : [ { "id" : "ITEM-1", "itemData" : { "author" : [ { "dropping-particle" : "", "family" : "Phillips", "given" : "Cristophe", "non-dropping-particle" : "", "parse-names" : false, "suffix" : "" }, { "dropping-particle" : "", "family" : "Rugg", "given" : "Micheal D.", "non-dropping-particle" : "", "parse-names" : false, "suffix" : "" }, { "dropping-particle" : "", "family" : "Friston", "given" : "Karl J.", "non-dropping-particle" : "", "parse-names" : false, "suffix" : "" } ], "container-title" : "NeuroImage", "id" : "ITEM-1", "issue" : "3", "issued" : { "date-parts" : [ [ "2002" ] ] }, "page" : "678-695", "title" : "Anatomically Informed Basis Functions for EEG Source Localization: Combining Functional and Anatomical Constraints", "type" : "article-journal", "volume" : "16" }, "uris" : [ "http://www.mendeley.com/documents/?uuid=c54a6cd2-f15c-33b1-9f63-03509023e026" ] }, { "id" : "ITEM-2", "itemData" : { "DOI" : "10.1016/j.mri.2010.03.042", "ISSN" : "0730725X", "abstract" : "Electroencephalography (EEG) and functional magnetic resonance imaging (fMRI) are noninvasive neuroimaging tools which can be used to measure brain activity with excellent temporal and spatial resolution, respectively. By combining the neural and hemodynamic recordings from these modalities, we can gain better insight into how and where the brain processes complex stimuli, which may be especially useful in patients with different neural diseases. However, due to their vastly different spatial and temporal resolutions, the integration of EEG and fMRI recordings is not always straightforward. One fundamental obstacle has been that paradigms used for EEG experiments usually rely on event-related paradigms, while fMRI is not limited in this regard. Therefore, here we ask whether one can reliably localize stimulus-driven EEG activity using the continuously varying feature intensities occurring in natural movie stimuli presented over relatively long periods of time. Specifically, we asked whether stimulus-driven aspects in the EEG signal would be co-localized with the corresponding stimulus-driven BOLD signal during free viewing of a movie. Secondly, we wanted to integrate the EEG signal directly with the BOLD signal, by estimating the underlying impulse response function (IRF) that relates the BOLD signal to the underlying current density in the primary visual area (V1). We made sequential fMRI and 64-channel EEG recordings in seven subjects who passively watched 2-min-long segments of a James Bond movie. To analyze EEG data in this natural setting, we developed a method based on independent component analysis (ICA) to reject EEG artifacts due to blinks, subject movement, etc., in a way unbiased by human judgment. We then calculated the EEG source strength of this artifact-free data at each time point of the movie within the entire brain volume using low-resolution electromagnetic tomography (LORETA). This provided for every voxel in the brain (i.e., in 3D space) an estimate of the current density at every time point. We then carried out a correlation between the time series of visual contrast changes in the movie with that of EEG voxels. We found the most significant correlations in visual area V1, just as seen in previous fMRI studies (Bartels A, Zeki, S, Logothetis NK. Natural vision reveals regional specialization to local motion and to contrast-invariant, global flow in the human brain. Cereb Cortex 2008;18(3):705\u2013717), but on the time scale of millisec\u2026", "author" : [ { "dropping-particle" : "", "family" : "Whittingstall", "given" : "Kevin", "non-dropping-particle" : "", "parse-names" : false, "suffix" : "" }, { "dropping-particle" : "", "family" : "Bartels", "given" : "Andreas", "non-dropping-particle" : "", "parse-names" : false, "suffix" : "" }, { "dropping-particle" : "", "family" : "Singh", "given" : "Vanessa", "non-dropping-particle" : "", "parse-names" : false, "suffix" : "" }, { "dropping-particle" : "", "family" : "Kwon", "given" : "Soyoung", "non-dropping-particle" : "", "parse-names" : false, "suffix" : "" }, { "dropping-particle" : "", "family" : "Logothetis", "given" : "Nikos K.", "non-dropping-particle" : "", "parse-names" : false, "suffix" : "" } ], "container-title" : "Magnetic Resonance Imaging", "id" : "ITEM-2", "issue" : "8", "issued" : { "date-parts" : [ [ "2010" ] ] }, "page" : "1135-1142", "title" : "Integration of EEG source imaging and fMRI during continuous viewing of natural movies", "type" : "article-journal", "volume" : "28" }, "uris" : [ "http://www.mendeley.com/documents/?uuid=32c6ce41-9620-3d90-af23-e018f09a2e39" ] } ], "mendeley" : { "formattedCitation" : "(Cristophe Phillips, Rugg, &amp; Friston, 2002; Whittingstall, Bartels, Singh, Kwon, &amp; Logothetis, 2010)", "plainTextFormattedCitation" : "(Cristophe Phillips, Rugg, &amp; Friston, 2002; Whittingstall, Bartels, Singh, Kwon, &amp; Logothetis, 2010)", "previouslyFormattedCitation" : "(Cristophe Phillips, Rugg, &amp; Friston, 2002; Whittingstall, Bartels, Singh, Kwon, &amp; Logothetis, 2010)" }, "properties" : {  }, "schema" : "https://github.com/citation-style-language/schema/raw/master/csl-citation.json" }</w:instrText>
      </w:r>
      <w:r w:rsidR="002462D4">
        <w:rPr>
          <w:sz w:val="24"/>
        </w:rPr>
        <w:fldChar w:fldCharType="separate"/>
      </w:r>
      <w:r w:rsidR="002462D4" w:rsidRPr="002462D4">
        <w:rPr>
          <w:noProof/>
          <w:sz w:val="24"/>
        </w:rPr>
        <w:t xml:space="preserve">(Cristophe Phillips, Rugg, &amp; </w:t>
      </w:r>
      <w:r w:rsidR="002462D4" w:rsidRPr="002462D4">
        <w:rPr>
          <w:noProof/>
          <w:sz w:val="24"/>
        </w:rPr>
        <w:lastRenderedPageBreak/>
        <w:t>Friston, 2002; Whittingstall, Bartels, Singh, Kwon, &amp; Logothetis, 2010)</w:t>
      </w:r>
      <w:r w:rsidR="002462D4">
        <w:rPr>
          <w:sz w:val="24"/>
        </w:rPr>
        <w:fldChar w:fldCharType="end"/>
      </w:r>
      <w:r w:rsidR="007666B0">
        <w:rPr>
          <w:sz w:val="24"/>
        </w:rPr>
        <w:t xml:space="preserve">, other assumptions remain </w:t>
      </w:r>
      <w:r>
        <w:rPr>
          <w:sz w:val="24"/>
        </w:rPr>
        <w:t>improbable</w:t>
      </w:r>
      <w:r w:rsidR="003061FD">
        <w:rPr>
          <w:sz w:val="24"/>
        </w:rPr>
        <w:t xml:space="preserve"> to be met</w:t>
      </w:r>
      <w:r w:rsidR="007666B0">
        <w:rPr>
          <w:sz w:val="24"/>
        </w:rPr>
        <w:t xml:space="preserve">. </w:t>
      </w:r>
    </w:p>
    <w:p w14:paraId="5E8E34B8" w14:textId="221B0648" w:rsidR="0056432B" w:rsidRDefault="0056432B" w:rsidP="00420FB1">
      <w:pPr>
        <w:spacing w:after="0" w:line="360" w:lineRule="auto"/>
        <w:ind w:firstLine="425"/>
        <w:jc w:val="both"/>
        <w:rPr>
          <w:sz w:val="24"/>
        </w:rPr>
      </w:pPr>
      <w:r>
        <w:rPr>
          <w:sz w:val="24"/>
        </w:rPr>
        <w:t xml:space="preserve">While the electromagnetic fields measured in the EEG directly relate to neuronal activity, </w:t>
      </w:r>
      <w:r w:rsidR="004A5E56">
        <w:rPr>
          <w:sz w:val="24"/>
        </w:rPr>
        <w:t>MRI</w:t>
      </w:r>
      <w:r w:rsidR="00E00342">
        <w:rPr>
          <w:sz w:val="24"/>
        </w:rPr>
        <w:t xml:space="preserve"> </w:t>
      </w:r>
      <w:r w:rsidR="004A5E56">
        <w:rPr>
          <w:sz w:val="24"/>
        </w:rPr>
        <w:t xml:space="preserve">is </w:t>
      </w:r>
      <w:r w:rsidR="00E00342">
        <w:rPr>
          <w:sz w:val="24"/>
        </w:rPr>
        <w:t>taking advantage</w:t>
      </w:r>
      <w:r w:rsidR="004A5E56">
        <w:rPr>
          <w:sz w:val="24"/>
        </w:rPr>
        <w:t xml:space="preserve"> of differing </w:t>
      </w:r>
      <w:r w:rsidR="00E00342">
        <w:rPr>
          <w:sz w:val="24"/>
        </w:rPr>
        <w:t xml:space="preserve">magnetic properties of nuclei within </w:t>
      </w:r>
      <w:r w:rsidR="004A5E56">
        <w:rPr>
          <w:sz w:val="24"/>
        </w:rPr>
        <w:t>tissues of the human brain to produce images of different spatial resolutions</w:t>
      </w:r>
      <w:r w:rsidR="00AE44D2">
        <w:rPr>
          <w:sz w:val="24"/>
        </w:rPr>
        <w:t xml:space="preserve"> </w:t>
      </w:r>
      <w:r w:rsidR="00AE44D2">
        <w:rPr>
          <w:sz w:val="24"/>
        </w:rPr>
        <w:fldChar w:fldCharType="begin" w:fldLock="1"/>
      </w:r>
      <w:r w:rsidR="00AE44D2">
        <w:rPr>
          <w:sz w:val="24"/>
        </w:rPr>
        <w:instrText>ADDIN CSL_CITATION { "citationItems" : [ { "id" : "ITEM-1", "itemData" : { "ISBN" : "9780878932887", "author" : [ { "dropping-particle" : "", "family" : "Huettel", "given" : "Scott", "non-dropping-particle" : "", "parse-names" : false, "suffix" : "" }, { "dropping-particle" : "", "family" : "Song", "given" : "Allen W.", "non-dropping-particle" : "", "parse-names" : false, "suffix" : "" }, { "dropping-particle" : "", "family" : "McCarthy", "given" : "Gregory", "non-dropping-particle" : "", "parse-names" : false, "suffix" : "" } ], "id" : "ITEM-1", "issued" : { "date-parts" : [ [ "2004" ] ] }, "title" : "Functional magnetic resonance imaging", "type" : "book" }, "uris" : [ "http://www.mendeley.com/documents/?uuid=a9ff29ec-96c3-31ee-93bd-aa29cfdc1449" ] } ], "mendeley" : { "formattedCitation" : "(Huettel, Song, &amp; McCarthy, 2004)", "plainTextFormattedCitation" : "(Huettel, Song, &amp; McCarthy, 2004)", "previouslyFormattedCitation" : "(Huettel, Song, &amp; McCarthy, 2004)" }, "properties" : {  }, "schema" : "https://github.com/citation-style-language/schema/raw/master/csl-citation.json" }</w:instrText>
      </w:r>
      <w:r w:rsidR="00AE44D2">
        <w:rPr>
          <w:sz w:val="24"/>
        </w:rPr>
        <w:fldChar w:fldCharType="separate"/>
      </w:r>
      <w:r w:rsidR="00AE44D2" w:rsidRPr="00AE44D2">
        <w:rPr>
          <w:noProof/>
          <w:sz w:val="24"/>
        </w:rPr>
        <w:t>(Huettel, Song, &amp; McCarthy, 2004)</w:t>
      </w:r>
      <w:r w:rsidR="00AE44D2">
        <w:rPr>
          <w:sz w:val="24"/>
        </w:rPr>
        <w:fldChar w:fldCharType="end"/>
      </w:r>
      <w:r w:rsidR="004A5E56">
        <w:rPr>
          <w:sz w:val="24"/>
        </w:rPr>
        <w:t>. F</w:t>
      </w:r>
      <w:r w:rsidR="004A5E56" w:rsidRPr="0056432B">
        <w:rPr>
          <w:sz w:val="24"/>
        </w:rPr>
        <w:t>unctional magnetic resonance imaging (fMRI)</w:t>
      </w:r>
      <w:r w:rsidR="004A5E56">
        <w:rPr>
          <w:sz w:val="24"/>
        </w:rPr>
        <w:t xml:space="preserve"> for instance is based on blood oxygenation. </w:t>
      </w:r>
      <w:commentRangeStart w:id="9"/>
      <w:del w:id="10" w:author="me" w:date="2018-02-20T22:52:00Z">
        <w:r w:rsidR="004A5E56" w:rsidDel="00540AFF">
          <w:rPr>
            <w:sz w:val="24"/>
          </w:rPr>
          <w:delText>By building a</w:delText>
        </w:r>
      </w:del>
      <w:r w:rsidR="00540AFF">
        <w:rPr>
          <w:sz w:val="24"/>
        </w:rPr>
        <w:t>Due to a</w:t>
      </w:r>
      <w:r w:rsidR="004A5E56">
        <w:rPr>
          <w:sz w:val="24"/>
        </w:rPr>
        <w:t xml:space="preserve"> </w:t>
      </w:r>
      <w:r w:rsidR="003061FD">
        <w:rPr>
          <w:sz w:val="24"/>
        </w:rPr>
        <w:t>powerful</w:t>
      </w:r>
      <w:r w:rsidR="004A5E56">
        <w:rPr>
          <w:sz w:val="24"/>
        </w:rPr>
        <w:t xml:space="preserve"> static magnetic field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0</m:t>
            </m:r>
          </m:sub>
        </m:sSub>
      </m:oMath>
      <w:r w:rsidR="004A5E56">
        <w:rPr>
          <w:rFonts w:eastAsiaTheme="minorEastAsia"/>
          <w:sz w:val="24"/>
        </w:rPr>
        <w:t>)</w:t>
      </w:r>
      <w:del w:id="11" w:author="me" w:date="2018-02-20T22:52:00Z">
        <w:r w:rsidR="004A5E56" w:rsidDel="00540AFF">
          <w:rPr>
            <w:rFonts w:eastAsiaTheme="minorEastAsia"/>
            <w:sz w:val="24"/>
          </w:rPr>
          <w:delText xml:space="preserve"> during MRI measurements</w:delText>
        </w:r>
      </w:del>
      <w:commentRangeEnd w:id="9"/>
      <w:r w:rsidR="005E6487">
        <w:rPr>
          <w:rStyle w:val="CommentReference"/>
        </w:rPr>
        <w:commentReference w:id="9"/>
      </w:r>
      <w:r w:rsidR="004A5E56">
        <w:rPr>
          <w:rFonts w:eastAsiaTheme="minorEastAsia"/>
          <w:sz w:val="24"/>
        </w:rPr>
        <w:t xml:space="preserve">, the </w:t>
      </w:r>
      <w:r w:rsidR="00540AFF">
        <w:rPr>
          <w:rFonts w:eastAsiaTheme="minorEastAsia"/>
          <w:sz w:val="24"/>
        </w:rPr>
        <w:t xml:space="preserve">magnetic moment of </w:t>
      </w:r>
      <w:r w:rsidR="00062056">
        <w:rPr>
          <w:rFonts w:eastAsiaTheme="minorEastAsia"/>
          <w:sz w:val="24"/>
        </w:rPr>
        <w:t xml:space="preserve">the </w:t>
      </w:r>
      <w:r w:rsidR="00540AFF">
        <w:rPr>
          <w:rFonts w:eastAsiaTheme="minorEastAsia"/>
          <w:sz w:val="24"/>
        </w:rPr>
        <w:t>atoms</w:t>
      </w:r>
      <w:del w:id="12" w:author="me" w:date="2018-02-20T22:50:00Z">
        <w:r w:rsidR="004A5E56" w:rsidDel="00540AFF">
          <w:rPr>
            <w:rFonts w:eastAsiaTheme="minorEastAsia"/>
            <w:sz w:val="24"/>
          </w:rPr>
          <w:delText>nuclei</w:delText>
        </w:r>
      </w:del>
      <w:r w:rsidR="004A5E56">
        <w:rPr>
          <w:rFonts w:eastAsiaTheme="minorEastAsia"/>
          <w:sz w:val="24"/>
        </w:rPr>
        <w:t xml:space="preserve"> </w:t>
      </w:r>
      <w:r w:rsidR="003061FD">
        <w:rPr>
          <w:rFonts w:eastAsiaTheme="minorEastAsia"/>
          <w:sz w:val="24"/>
        </w:rPr>
        <w:t>in</w:t>
      </w:r>
      <w:r w:rsidR="004A5E56">
        <w:rPr>
          <w:rFonts w:eastAsiaTheme="minorEastAsia"/>
          <w:sz w:val="24"/>
        </w:rPr>
        <w:t xml:space="preserve"> the observed tissue </w:t>
      </w:r>
      <w:r w:rsidR="007470F3">
        <w:rPr>
          <w:rFonts w:eastAsiaTheme="minorEastAsia"/>
          <w:sz w:val="24"/>
        </w:rPr>
        <w:t>adapt</w:t>
      </w:r>
      <w:r w:rsidR="00540AFF">
        <w:rPr>
          <w:rFonts w:eastAsiaTheme="minorEastAsia"/>
          <w:sz w:val="24"/>
        </w:rPr>
        <w:t>s</w:t>
      </w:r>
      <w:r w:rsidR="007470F3">
        <w:rPr>
          <w:rFonts w:eastAsiaTheme="minorEastAsia"/>
          <w:sz w:val="24"/>
        </w:rPr>
        <w:t xml:space="preserve"> an orientation parallel or anti-parallel to the magnetic field. Through a </w:t>
      </w:r>
      <w:commentRangeStart w:id="13"/>
      <w:del w:id="14" w:author="me" w:date="2018-02-20T22:30:00Z">
        <w:r w:rsidR="007470F3" w:rsidDel="00761FD1">
          <w:rPr>
            <w:rFonts w:eastAsiaTheme="minorEastAsia"/>
            <w:sz w:val="24"/>
          </w:rPr>
          <w:delText xml:space="preserve">head </w:delText>
        </w:r>
      </w:del>
      <w:r w:rsidR="00761FD1">
        <w:rPr>
          <w:rFonts w:eastAsiaTheme="minorEastAsia"/>
          <w:sz w:val="24"/>
        </w:rPr>
        <w:t>high frequency</w:t>
      </w:r>
      <w:commentRangeEnd w:id="13"/>
      <w:r w:rsidR="00761FD1">
        <w:rPr>
          <w:rStyle w:val="CommentReference"/>
        </w:rPr>
        <w:commentReference w:id="13"/>
      </w:r>
      <w:r w:rsidR="00761FD1">
        <w:rPr>
          <w:rFonts w:eastAsiaTheme="minorEastAsia"/>
          <w:sz w:val="24"/>
        </w:rPr>
        <w:t xml:space="preserve"> </w:t>
      </w:r>
      <w:r w:rsidR="007470F3">
        <w:rPr>
          <w:rFonts w:eastAsiaTheme="minorEastAsia"/>
          <w:sz w:val="24"/>
        </w:rPr>
        <w:t xml:space="preserve">coil placed above the subject, a controlled manipulation </w:t>
      </w:r>
      <w:r w:rsidR="00062056">
        <w:rPr>
          <w:rFonts w:eastAsiaTheme="minorEastAsia"/>
          <w:sz w:val="24"/>
        </w:rPr>
        <w:t xml:space="preserve">of the </w:t>
      </w:r>
      <w:r w:rsidR="00540AFF">
        <w:rPr>
          <w:rFonts w:eastAsiaTheme="minorEastAsia"/>
          <w:sz w:val="24"/>
        </w:rPr>
        <w:t>nuclei’s magnetic moment</w:t>
      </w:r>
      <w:r w:rsidR="004B3AAC">
        <w:rPr>
          <w:rFonts w:eastAsiaTheme="minorEastAsia"/>
          <w:sz w:val="24"/>
        </w:rPr>
        <w:t>s</w:t>
      </w:r>
      <w:r w:rsidR="00540AFF">
        <w:rPr>
          <w:rFonts w:eastAsiaTheme="minorEastAsia"/>
          <w:sz w:val="24"/>
        </w:rPr>
        <w:t xml:space="preserve"> </w:t>
      </w:r>
      <w:del w:id="15" w:author="me" w:date="2018-02-20T22:45:00Z">
        <w:r w:rsidR="007470F3" w:rsidDel="00062056">
          <w:rPr>
            <w:rFonts w:eastAsiaTheme="minorEastAsia"/>
            <w:sz w:val="24"/>
          </w:rPr>
          <w:delText xml:space="preserve">of the </w:delTex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0</m:t>
              </m:r>
            </m:sub>
          </m:sSub>
        </m:oMath>
        <w:r w:rsidR="007470F3" w:rsidDel="00062056">
          <w:rPr>
            <w:rFonts w:eastAsiaTheme="minorEastAsia"/>
            <w:sz w:val="24"/>
          </w:rPr>
          <w:delText xml:space="preserve"> field </w:delText>
        </w:r>
      </w:del>
      <w:r w:rsidR="007470F3">
        <w:rPr>
          <w:rFonts w:eastAsiaTheme="minorEastAsia"/>
          <w:sz w:val="24"/>
        </w:rPr>
        <w:t xml:space="preserve">via radiofrequency </w:t>
      </w:r>
      <w:r w:rsidR="00F87E27">
        <w:rPr>
          <w:rFonts w:eastAsiaTheme="minorEastAsia"/>
          <w:sz w:val="24"/>
        </w:rPr>
        <w:t>pulses</w:t>
      </w:r>
      <w:r w:rsidR="007470F3">
        <w:rPr>
          <w:rFonts w:eastAsiaTheme="minorEastAsia"/>
          <w:sz w:val="24"/>
        </w:rPr>
        <w:t xml:space="preserve"> </w:t>
      </w:r>
      <w:r w:rsidR="00F87E27">
        <w:rPr>
          <w:rFonts w:eastAsiaTheme="minorEastAsia"/>
          <w:sz w:val="24"/>
        </w:rPr>
        <w:t xml:space="preserve">causes </w:t>
      </w:r>
      <w:del w:id="16" w:author="me" w:date="2018-02-20T22:48:00Z">
        <w:r w:rsidR="00F87E27" w:rsidDel="00062056">
          <w:rPr>
            <w:rFonts w:eastAsiaTheme="minorEastAsia"/>
            <w:sz w:val="24"/>
          </w:rPr>
          <w:delText xml:space="preserve">the nuclei </w:delText>
        </w:r>
      </w:del>
      <w:r w:rsidR="00062056">
        <w:rPr>
          <w:rFonts w:eastAsiaTheme="minorEastAsia"/>
          <w:sz w:val="24"/>
        </w:rPr>
        <w:t xml:space="preserve">the </w:t>
      </w:r>
      <w:r w:rsidR="004B3AAC">
        <w:rPr>
          <w:rFonts w:eastAsiaTheme="minorEastAsia"/>
          <w:sz w:val="24"/>
        </w:rPr>
        <w:t xml:space="preserve">nuclei’s </w:t>
      </w:r>
      <w:r w:rsidR="00062056">
        <w:rPr>
          <w:rFonts w:eastAsiaTheme="minorEastAsia"/>
          <w:sz w:val="24"/>
        </w:rPr>
        <w:t xml:space="preserve">spins </w:t>
      </w:r>
      <w:r w:rsidR="00F87E27">
        <w:rPr>
          <w:rFonts w:eastAsiaTheme="minorEastAsia"/>
          <w:sz w:val="24"/>
        </w:rPr>
        <w:t>to change their orientation</w:t>
      </w:r>
      <w:del w:id="17" w:author="me" w:date="2018-02-20T22:57:00Z">
        <w:r w:rsidR="00F87E27" w:rsidDel="00540AFF">
          <w:rPr>
            <w:rFonts w:eastAsiaTheme="minorEastAsia"/>
            <w:sz w:val="24"/>
          </w:rPr>
          <w:delText xml:space="preserve"> and emit energy</w:delText>
        </w:r>
      </w:del>
      <w:r w:rsidR="007470F3">
        <w:rPr>
          <w:rFonts w:eastAsiaTheme="minorEastAsia"/>
          <w:sz w:val="24"/>
        </w:rPr>
        <w:t>.</w:t>
      </w:r>
      <w:r w:rsidR="00F87E27">
        <w:rPr>
          <w:rFonts w:eastAsiaTheme="minorEastAsia"/>
          <w:sz w:val="24"/>
        </w:rPr>
        <w:t xml:space="preserve"> </w:t>
      </w:r>
      <w:r w:rsidR="004B3AAC">
        <w:rPr>
          <w:rFonts w:eastAsiaTheme="minorEastAsia"/>
          <w:sz w:val="24"/>
        </w:rPr>
        <w:t>Superposed on the</w:t>
      </w:r>
      <w:r w:rsidR="00BF0919">
        <w:rPr>
          <w:rFonts w:eastAsiaTheme="minorEastAsia"/>
          <w:sz w:val="24"/>
        </w:rPr>
        <w:t xml:space="preserve">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0</m:t>
            </m:r>
          </m:sub>
        </m:sSub>
      </m:oMath>
      <w:del w:id="18" w:author="Malte" w:date="2018-02-21T08:54:00Z">
        <w:r w:rsidR="004B3AAC" w:rsidDel="00BF0919">
          <w:rPr>
            <w:rFonts w:eastAsiaTheme="minorEastAsia"/>
            <w:sz w:val="24"/>
          </w:rPr>
          <w:delText xml:space="preserve"> B0</w:delText>
        </w:r>
      </w:del>
      <w:r w:rsidR="004B3AAC">
        <w:rPr>
          <w:rFonts w:eastAsiaTheme="minorEastAsia"/>
          <w:sz w:val="24"/>
        </w:rPr>
        <w:t xml:space="preserve">-field </w:t>
      </w:r>
      <w:del w:id="19" w:author="me" w:date="2018-02-20T22:58:00Z">
        <w:r w:rsidR="00F87E27" w:rsidDel="00540AFF">
          <w:rPr>
            <w:rFonts w:eastAsiaTheme="minorEastAsia"/>
            <w:sz w:val="24"/>
          </w:rPr>
          <w:delText xml:space="preserve">The </w:delText>
        </w:r>
      </w:del>
      <w:r w:rsidR="004B3AAC">
        <w:rPr>
          <w:rFonts w:eastAsiaTheme="minorEastAsia"/>
          <w:sz w:val="24"/>
        </w:rPr>
        <w:t xml:space="preserve">magnetic </w:t>
      </w:r>
      <w:r w:rsidR="00F87E27">
        <w:rPr>
          <w:rFonts w:eastAsiaTheme="minorEastAsia"/>
          <w:sz w:val="24"/>
        </w:rPr>
        <w:t xml:space="preserve">gradients </w:t>
      </w:r>
      <w:r w:rsidR="004B3AAC">
        <w:rPr>
          <w:rFonts w:eastAsiaTheme="minorEastAsia"/>
          <w:sz w:val="24"/>
        </w:rPr>
        <w:t xml:space="preserve">fields </w:t>
      </w:r>
      <w:r w:rsidR="00F87E27">
        <w:rPr>
          <w:rFonts w:eastAsiaTheme="minorEastAsia"/>
          <w:sz w:val="24"/>
        </w:rPr>
        <w:t>form</w:t>
      </w:r>
      <w:del w:id="20" w:author="me" w:date="2018-02-20T23:00:00Z">
        <w:r w:rsidR="00F87E27" w:rsidDel="004B3AAC">
          <w:rPr>
            <w:rFonts w:eastAsiaTheme="minorEastAsia"/>
            <w:sz w:val="24"/>
          </w:rPr>
          <w:delText>ing</w:delText>
        </w:r>
      </w:del>
      <w:r w:rsidR="00F87E27">
        <w:rPr>
          <w:rFonts w:eastAsiaTheme="minorEastAsia"/>
          <w:sz w:val="24"/>
        </w:rPr>
        <w:t xml:space="preserve"> a new magnetic field</w:t>
      </w:r>
      <w:del w:id="21" w:author="me" w:date="2018-02-20T22:57:00Z">
        <w:r w:rsidR="00F87E27" w:rsidDel="00540AFF">
          <w:rPr>
            <w:rFonts w:eastAsiaTheme="minorEastAsia"/>
            <w:sz w:val="24"/>
          </w:rPr>
          <w:delText xml:space="preserve"> (</w:delTex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oMath>
        <w:r w:rsidR="00F87E27" w:rsidDel="00540AFF">
          <w:rPr>
            <w:rFonts w:eastAsiaTheme="minorEastAsia"/>
            <w:sz w:val="24"/>
          </w:rPr>
          <w:delText>)</w:delText>
        </w:r>
      </w:del>
      <w:r w:rsidR="00F87E27">
        <w:rPr>
          <w:rFonts w:eastAsiaTheme="minorEastAsia"/>
          <w:sz w:val="24"/>
        </w:rPr>
        <w:t xml:space="preserve"> </w:t>
      </w:r>
      <w:r w:rsidR="004B3AAC">
        <w:rPr>
          <w:rFonts w:eastAsiaTheme="minorEastAsia"/>
          <w:sz w:val="24"/>
        </w:rPr>
        <w:t xml:space="preserve">and </w:t>
      </w:r>
      <w:r w:rsidR="00F87E27">
        <w:rPr>
          <w:rFonts w:eastAsiaTheme="minorEastAsia"/>
          <w:sz w:val="24"/>
        </w:rPr>
        <w:t xml:space="preserve">enable the successive acquisition of slices, which taken together </w:t>
      </w:r>
      <w:r w:rsidR="003061FD">
        <w:rPr>
          <w:rFonts w:eastAsiaTheme="minorEastAsia"/>
          <w:sz w:val="24"/>
        </w:rPr>
        <w:t>form</w:t>
      </w:r>
      <w:r w:rsidR="00F87E27">
        <w:rPr>
          <w:rFonts w:eastAsiaTheme="minorEastAsia"/>
          <w:sz w:val="24"/>
        </w:rPr>
        <w:t xml:space="preserve"> a 3D volume of the subject</w:t>
      </w:r>
      <w:r w:rsidR="00AE44D2">
        <w:rPr>
          <w:rFonts w:eastAsiaTheme="minorEastAsia"/>
          <w:sz w:val="24"/>
        </w:rPr>
        <w:t>’s head</w:t>
      </w:r>
      <w:r w:rsidR="00F87E27">
        <w:rPr>
          <w:rFonts w:eastAsiaTheme="minorEastAsia"/>
          <w:sz w:val="24"/>
        </w:rPr>
        <w:t>.</w:t>
      </w:r>
      <w:r w:rsidR="00F87E27">
        <w:rPr>
          <w:sz w:val="24"/>
        </w:rPr>
        <w:t xml:space="preserve"> </w:t>
      </w:r>
      <w:r w:rsidR="00F87E27">
        <w:rPr>
          <w:rFonts w:eastAsiaTheme="minorEastAsia"/>
          <w:sz w:val="24"/>
        </w:rPr>
        <w:t xml:space="preserve">Relating the </w:t>
      </w:r>
      <w:del w:id="22" w:author="me" w:date="2018-02-20T23:05:00Z">
        <w:r w:rsidR="00F87E27" w:rsidDel="004B3AAC">
          <w:rPr>
            <w:rFonts w:eastAsiaTheme="minorEastAsia"/>
            <w:sz w:val="24"/>
          </w:rPr>
          <w:delText xml:space="preserve">emission </w:delText>
        </w:r>
      </w:del>
      <w:r w:rsidR="004B3AAC">
        <w:rPr>
          <w:rFonts w:eastAsiaTheme="minorEastAsia"/>
          <w:sz w:val="24"/>
        </w:rPr>
        <w:t xml:space="preserve">signal </w:t>
      </w:r>
      <w:r w:rsidR="00F87E27">
        <w:rPr>
          <w:rFonts w:eastAsiaTheme="minorEastAsia"/>
          <w:sz w:val="24"/>
        </w:rPr>
        <w:t xml:space="preserve">to a certain spatial point within </w:t>
      </w:r>
      <w:del w:id="23" w:author="me" w:date="2018-02-20T23:05:00Z">
        <w:r w:rsidR="00F87E27" w:rsidDel="004B3AAC">
          <w:rPr>
            <w:rFonts w:eastAsiaTheme="minorEastAsia"/>
            <w:sz w:val="24"/>
          </w:rPr>
          <w:delText>the</w:delText>
        </w:r>
      </w:del>
      <w:del w:id="24" w:author="me" w:date="2018-02-20T23:04:00Z">
        <w:r w:rsidR="00F87E27" w:rsidDel="004B3AAC">
          <w:rPr>
            <w:rFonts w:eastAsiaTheme="minorEastAsia"/>
            <w:sz w:val="24"/>
          </w:rPr>
          <w:delText xml:space="preserve"> </w:delTex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0</m:t>
              </m:r>
            </m:sub>
          </m:sSub>
        </m:oMath>
        <w:r w:rsidR="00F87E27" w:rsidDel="004B3AAC">
          <w:rPr>
            <w:rFonts w:eastAsiaTheme="minorEastAsia"/>
            <w:sz w:val="24"/>
          </w:rPr>
          <w:delText xml:space="preserve"> fiel</w:delText>
        </w:r>
      </w:del>
      <w:r w:rsidR="004B3AAC">
        <w:rPr>
          <w:rFonts w:eastAsiaTheme="minorEastAsia"/>
          <w:sz w:val="24"/>
        </w:rPr>
        <w:t>a probe</w:t>
      </w:r>
      <w:del w:id="25" w:author="me" w:date="2018-02-20T23:04:00Z">
        <w:r w:rsidR="00F87E27" w:rsidDel="004B3AAC">
          <w:rPr>
            <w:rFonts w:eastAsiaTheme="minorEastAsia"/>
            <w:sz w:val="24"/>
          </w:rPr>
          <w:delText>d</w:delText>
        </w:r>
      </w:del>
      <w:r w:rsidR="00F87E27">
        <w:rPr>
          <w:rFonts w:eastAsiaTheme="minorEastAsia"/>
          <w:sz w:val="24"/>
        </w:rPr>
        <w:t xml:space="preserve"> is a basic </w:t>
      </w:r>
      <w:r w:rsidR="003061FD">
        <w:rPr>
          <w:rFonts w:eastAsiaTheme="minorEastAsia"/>
          <w:sz w:val="24"/>
        </w:rPr>
        <w:t>principle</w:t>
      </w:r>
      <w:r w:rsidR="00F87E27">
        <w:rPr>
          <w:rFonts w:eastAsiaTheme="minorEastAsia"/>
          <w:sz w:val="24"/>
        </w:rPr>
        <w:t xml:space="preserve"> of </w:t>
      </w:r>
      <w:r w:rsidR="00AE44D2">
        <w:rPr>
          <w:rFonts w:eastAsiaTheme="minorEastAsia"/>
          <w:sz w:val="24"/>
        </w:rPr>
        <w:t>most</w:t>
      </w:r>
      <w:r w:rsidR="00F87E27">
        <w:rPr>
          <w:rFonts w:eastAsiaTheme="minorEastAsia"/>
          <w:sz w:val="24"/>
        </w:rPr>
        <w:t xml:space="preserve"> MRI techniques. </w:t>
      </w:r>
      <w:commentRangeStart w:id="26"/>
      <w:r w:rsidR="00F87E27">
        <w:rPr>
          <w:rFonts w:eastAsiaTheme="minorEastAsia"/>
          <w:sz w:val="24"/>
        </w:rPr>
        <w:t>In fMRI specifically the repeated assessment of haemoglobin in the brain and its location in the brain is used as an indicator of brain activation.</w:t>
      </w:r>
      <w:r w:rsidR="007470F3">
        <w:rPr>
          <w:rFonts w:eastAsiaTheme="minorEastAsia"/>
          <w:sz w:val="24"/>
        </w:rPr>
        <w:t xml:space="preserve"> </w:t>
      </w:r>
      <w:r>
        <w:rPr>
          <w:sz w:val="24"/>
        </w:rPr>
        <w:t>The hemodynamic</w:t>
      </w:r>
      <w:ins w:id="27" w:author="me" w:date="2018-02-20T23:09:00Z">
        <w:r w:rsidR="00817B1A">
          <w:rPr>
            <w:sz w:val="24"/>
          </w:rPr>
          <w:t>s</w:t>
        </w:r>
      </w:ins>
      <w:r>
        <w:rPr>
          <w:sz w:val="24"/>
        </w:rPr>
        <w:t xml:space="preserve"> </w:t>
      </w:r>
      <w:r w:rsidR="00481C84">
        <w:rPr>
          <w:sz w:val="24"/>
        </w:rPr>
        <w:t>assessed</w:t>
      </w:r>
      <w:r>
        <w:rPr>
          <w:sz w:val="24"/>
        </w:rPr>
        <w:t xml:space="preserve"> by fMRI </w:t>
      </w:r>
      <w:r w:rsidR="00AF2634">
        <w:rPr>
          <w:sz w:val="24"/>
        </w:rPr>
        <w:t>is linked to</w:t>
      </w:r>
      <w:r>
        <w:rPr>
          <w:sz w:val="24"/>
        </w:rPr>
        <w:t xml:space="preserve"> the oxygen consumption of neuron populations.</w:t>
      </w:r>
      <w:commentRangeEnd w:id="26"/>
      <w:r w:rsidR="004B3AAC">
        <w:rPr>
          <w:rStyle w:val="CommentReference"/>
        </w:rPr>
        <w:commentReference w:id="26"/>
      </w:r>
      <w:r>
        <w:rPr>
          <w:sz w:val="24"/>
        </w:rPr>
        <w:t xml:space="preserve"> </w:t>
      </w:r>
      <w:r w:rsidR="00AE44D2">
        <w:rPr>
          <w:sz w:val="24"/>
        </w:rPr>
        <w:t>Thus, fMRI r</w:t>
      </w:r>
      <w:r>
        <w:rPr>
          <w:sz w:val="24"/>
        </w:rPr>
        <w:t xml:space="preserve">esults </w:t>
      </w:r>
      <w:r w:rsidR="00AF2634">
        <w:rPr>
          <w:sz w:val="24"/>
        </w:rPr>
        <w:t>show</w:t>
      </w:r>
      <w:r>
        <w:rPr>
          <w:sz w:val="24"/>
        </w:rPr>
        <w:t xml:space="preserve"> </w:t>
      </w:r>
      <w:r w:rsidR="00AF2634">
        <w:rPr>
          <w:sz w:val="24"/>
        </w:rPr>
        <w:t xml:space="preserve">the </w:t>
      </w:r>
      <w:r>
        <w:rPr>
          <w:sz w:val="24"/>
        </w:rPr>
        <w:t xml:space="preserve">flow </w:t>
      </w:r>
      <w:r w:rsidR="00AF2634">
        <w:rPr>
          <w:sz w:val="24"/>
        </w:rPr>
        <w:t>of oxygenated blood in accordance to the metabolic demands of brain regions</w:t>
      </w:r>
      <w:r w:rsidR="00481C84">
        <w:rPr>
          <w:sz w:val="24"/>
        </w:rPr>
        <w:t xml:space="preserve"> </w:t>
      </w:r>
      <w:r w:rsidR="00481C84">
        <w:rPr>
          <w:sz w:val="24"/>
        </w:rPr>
        <w:fldChar w:fldCharType="begin" w:fldLock="1"/>
      </w:r>
      <w:r w:rsidR="00993314">
        <w:rPr>
          <w:sz w:val="24"/>
        </w:rPr>
        <w:instrText>ADDIN CSL_CITATION { "citationItems" : [ { "id" : "ITEM-1", "itemData" : { "DOI" : "10.1146/annurev.physiol.66.082602.092845", "ISBN" : "0066-4278 (Print)\\r0066-4278 (Linking)", "ISSN" : "0066-4278", "PMID" : "14977420", "abstract" : "The development of functional magnetic resonance imaging (fMRI) has brought together a broad community of scientists interested in measuring the neural basis of the human mind. Because fMRI signals are an indirect measure of neural activity, interpreting these signals to make deductions about the nervous system requires some understanding of the signaling mechanisms. We describe our current understanding of the causal relationships between neural activity and the blood-oxygen-level-dependent (BOLD) signal, and we review how these analyses have challenged some basic assumptions that have guided neuroscience. We conclude with a discussion of how to use the BOLD signal to make inferences about the neural signal.", "author" : [ { "dropping-particle" : "", "family" : "Logothetis", "given" : "Nikos K", "non-dropping-particle" : "", "parse-names" : false, "suffix" : "" }, { "dropping-particle" : "", "family" : "Wandell", "given" : "Brian A", "non-dropping-particle" : "", "parse-names" : false, "suffix" : "" } ], "container-title" : "Annual review of physiology", "id" : "ITEM-1", "issued" : { "date-parts" : [ [ "2004" ] ] }, "page" : "735-769", "title" : "Interpreting the BOLD signal.", "type" : "article-journal", "volume" : "66" }, "uris" : [ "http://www.mendeley.com/documents/?uuid=919e7a7c-1fc8-34a9-9412-90200ee603a5" ] } ], "mendeley" : { "formattedCitation" : "(Logothetis &amp; Wandell, 2004)", "plainTextFormattedCitation" : "(Logothetis &amp; Wandell, 2004)", "previouslyFormattedCitation" : "(Logothetis &amp; Wandell, 2004)" }, "properties" : {  }, "schema" : "https://github.com/citation-style-language/schema/raw/master/csl-citation.json" }</w:instrText>
      </w:r>
      <w:r w:rsidR="00481C84">
        <w:rPr>
          <w:sz w:val="24"/>
        </w:rPr>
        <w:fldChar w:fldCharType="separate"/>
      </w:r>
      <w:r w:rsidR="00481C84" w:rsidRPr="00481C84">
        <w:rPr>
          <w:noProof/>
          <w:sz w:val="24"/>
        </w:rPr>
        <w:t>(Logothetis &amp; Wandell, 2004)</w:t>
      </w:r>
      <w:r w:rsidR="00481C84">
        <w:rPr>
          <w:sz w:val="24"/>
        </w:rPr>
        <w:fldChar w:fldCharType="end"/>
      </w:r>
      <w:r w:rsidR="00AF2634">
        <w:rPr>
          <w:sz w:val="24"/>
        </w:rPr>
        <w:t>.</w:t>
      </w:r>
      <w:r w:rsidR="00F87E27">
        <w:rPr>
          <w:sz w:val="24"/>
        </w:rPr>
        <w:t xml:space="preserve"> </w:t>
      </w:r>
      <w:r w:rsidR="00AF2634">
        <w:rPr>
          <w:sz w:val="24"/>
        </w:rPr>
        <w:t xml:space="preserve">For this reason, the signal used in fMRI </w:t>
      </w:r>
      <w:commentRangeStart w:id="28"/>
      <w:r w:rsidR="00AF2634">
        <w:rPr>
          <w:sz w:val="24"/>
        </w:rPr>
        <w:t>contrasts</w:t>
      </w:r>
      <w:commentRangeEnd w:id="28"/>
      <w:r w:rsidR="00817B1A">
        <w:rPr>
          <w:rStyle w:val="CommentReference"/>
        </w:rPr>
        <w:commentReference w:id="28"/>
      </w:r>
      <w:r w:rsidR="00AF2634">
        <w:rPr>
          <w:sz w:val="24"/>
        </w:rPr>
        <w:t xml:space="preserve"> is </w:t>
      </w:r>
      <w:r w:rsidR="007666B0">
        <w:rPr>
          <w:sz w:val="24"/>
        </w:rPr>
        <w:t>referred to as</w:t>
      </w:r>
      <w:r w:rsidR="00AF2634">
        <w:rPr>
          <w:sz w:val="24"/>
        </w:rPr>
        <w:t xml:space="preserve"> </w:t>
      </w:r>
      <w:r w:rsidR="00AF2634" w:rsidRPr="00AF2634">
        <w:rPr>
          <w:sz w:val="24"/>
        </w:rPr>
        <w:t>blood oxygenation level dependent</w:t>
      </w:r>
      <w:r w:rsidR="00AF2634">
        <w:rPr>
          <w:sz w:val="24"/>
        </w:rPr>
        <w:t xml:space="preserve"> (BOLD).</w:t>
      </w:r>
      <w:r w:rsidR="00F87E27" w:rsidRPr="00F87E27">
        <w:rPr>
          <w:sz w:val="24"/>
        </w:rPr>
        <w:t xml:space="preserve"> </w:t>
      </w:r>
      <w:r w:rsidR="00F87E27">
        <w:rPr>
          <w:sz w:val="24"/>
        </w:rPr>
        <w:t>With the idea in mind that brain regions</w:t>
      </w:r>
      <w:r w:rsidR="003061FD">
        <w:rPr>
          <w:sz w:val="24"/>
        </w:rPr>
        <w:t xml:space="preserve"> supporting a cognitive process</w:t>
      </w:r>
      <w:r w:rsidR="00F87E27">
        <w:rPr>
          <w:sz w:val="24"/>
        </w:rPr>
        <w:t xml:space="preserve"> consume more oxygen, the BOLD is thought to </w:t>
      </w:r>
      <w:r w:rsidR="00F43DE0">
        <w:rPr>
          <w:sz w:val="24"/>
        </w:rPr>
        <w:t>vary in correspondence to increased</w:t>
      </w:r>
      <w:r w:rsidR="00F87E27">
        <w:rPr>
          <w:sz w:val="24"/>
        </w:rPr>
        <w:t xml:space="preserve"> </w:t>
      </w:r>
      <w:r w:rsidR="00F43DE0">
        <w:rPr>
          <w:sz w:val="24"/>
        </w:rPr>
        <w:t>synaptic current flow.</w:t>
      </w:r>
      <w:r w:rsidR="00AF2634">
        <w:rPr>
          <w:sz w:val="24"/>
        </w:rPr>
        <w:t xml:space="preserve"> </w:t>
      </w:r>
      <w:r w:rsidR="007E7387">
        <w:rPr>
          <w:sz w:val="24"/>
        </w:rPr>
        <w:t>Since the BOLD</w:t>
      </w:r>
      <w:r w:rsidR="00AD6DA1">
        <w:rPr>
          <w:sz w:val="24"/>
        </w:rPr>
        <w:t xml:space="preserve"> signal is a correlate</w:t>
      </w:r>
      <w:r w:rsidR="002A47B0">
        <w:rPr>
          <w:sz w:val="24"/>
        </w:rPr>
        <w:t xml:space="preserve"> </w:t>
      </w:r>
      <w:r w:rsidR="00AD6DA1">
        <w:rPr>
          <w:sz w:val="24"/>
        </w:rPr>
        <w:t>of neuronal activity</w:t>
      </w:r>
      <w:r w:rsidR="002A47B0">
        <w:rPr>
          <w:sz w:val="24"/>
        </w:rPr>
        <w:t xml:space="preserve"> </w:t>
      </w:r>
      <w:r w:rsidR="002A47B0">
        <w:rPr>
          <w:sz w:val="24"/>
        </w:rPr>
        <w:fldChar w:fldCharType="begin" w:fldLock="1"/>
      </w:r>
      <w:r w:rsidR="002A47B0">
        <w:rPr>
          <w:sz w:val="24"/>
        </w:rPr>
        <w:instrText>ADDIN CSL_CITATION { "citationItems" : [ { "id" : "ITEM-1", "itemData" : { "DOI" : "10.1073/PNAS.95.3.773", "ISSN" : "0027-8424", "PMID" : "9448240", "abstract" : "The past two decades have seen an enormous growth in the field of human brain mapping. Investigators have extensively exploited techniques such as positron emission tomography and MRI to map patterns of brain activity based on changes in cerebral hemodynamics. However, until recently, most studies have investigated equilibrium changes in blood flow measured over time periods upward of 1 min. The advent of high-speed MRI methods, capable of imaging the entire brain with a temporal resolution of a few seconds, allows for brain mapping based on more transient aspects of the hemodynamic response. Today it is now possible to map changes in cerebrovascular parameters essentially in real time, conferring the ability to observe changes in brain state that occur over time periods of seconds. Furthermore, because robust hemodynamic alterations are detectable after neuronal stimuli lasting only a few tens of milliseconds, a new class of task paradigms designed to measure regional responses to single sensory or cognitive events can now be studied. Such \"event related\" functional MRI should provide for fundamentally new ways to interrogate brain function, and allow for the direct comparison and ultimately integration of data acquired by using more traditional behavioral and electrophysiological methods.", "author" : [ { "dropping-particle" : "", "family" : "Rosen", "given" : "B R", "non-dropping-particle" : "", "parse-names" : false, "suffix" : "" }, { "dropping-particle" : "", "family" : "Buckner", "given" : "R L", "non-dropping-particle" : "", "parse-names" : false, "suffix" : "" }, { "dropping-particle" : "", "family" : "Dale", "given" : "A M", "non-dropping-particle" : "", "parse-names" : false, "suffix" : "" } ], "container-title" : "Proceedings of the National Academy of Sciences of the United States of America", "id" : "ITEM-1", "issue" : "3", "issued" : { "date-parts" : [ [ "1998", "2", "3" ] ] }, "page" : "773-80", "publisher" : "National Academy of Sciences", "title" : "Event-related functional MRI: past, present, and future.", "type" : "article-journal", "volume" : "95" }, "uris" : [ "http://www.mendeley.com/documents/?uuid=82c9f35a-a393-310b-a2a4-31f200939add" ] } ], "mendeley" : { "formattedCitation" : "(Rosen, Buckner, &amp; Dale, 1998)", "plainTextFormattedCitation" : "(Rosen, Buckner, &amp; Dale, 1998)", "previouslyFormattedCitation" : "(Rosen, Buckner, &amp; Dale, 1998)" }, "properties" : {  }, "schema" : "https://github.com/citation-style-language/schema/raw/master/csl-citation.json" }</w:instrText>
      </w:r>
      <w:r w:rsidR="002A47B0">
        <w:rPr>
          <w:sz w:val="24"/>
        </w:rPr>
        <w:fldChar w:fldCharType="separate"/>
      </w:r>
      <w:r w:rsidR="002A47B0" w:rsidRPr="002A47B0">
        <w:rPr>
          <w:noProof/>
          <w:sz w:val="24"/>
        </w:rPr>
        <w:t>(Rosen, Buckner, &amp; Dale, 1998)</w:t>
      </w:r>
      <w:r w:rsidR="002A47B0">
        <w:rPr>
          <w:sz w:val="24"/>
        </w:rPr>
        <w:fldChar w:fldCharType="end"/>
      </w:r>
      <w:r w:rsidR="00AD6DA1">
        <w:rPr>
          <w:sz w:val="24"/>
        </w:rPr>
        <w:t>, it is regarded as an</w:t>
      </w:r>
      <w:r w:rsidR="007E7387">
        <w:rPr>
          <w:sz w:val="24"/>
        </w:rPr>
        <w:t xml:space="preserve"> indirect measure</w:t>
      </w:r>
      <w:r w:rsidR="00AD6DA1">
        <w:rPr>
          <w:sz w:val="24"/>
        </w:rPr>
        <w:t>. Plus,</w:t>
      </w:r>
      <w:r w:rsidR="007E7387">
        <w:rPr>
          <w:sz w:val="24"/>
        </w:rPr>
        <w:t xml:space="preserve"> it is confined to a low temporal resolution on a timescale of seconds. In return, functional BOLD contrasts offer a higher spatial resolution compared to other imaging methods, while still operating entirely non-invasively. As</w:t>
      </w:r>
      <w:r w:rsidR="0044064F">
        <w:rPr>
          <w:sz w:val="24"/>
        </w:rPr>
        <w:t xml:space="preserve"> such, </w:t>
      </w:r>
      <w:r w:rsidR="007E7387">
        <w:rPr>
          <w:sz w:val="24"/>
        </w:rPr>
        <w:t>MRI is a powerful method for studying the spatial dynamic</w:t>
      </w:r>
      <w:r w:rsidR="007666B0">
        <w:rPr>
          <w:sz w:val="24"/>
        </w:rPr>
        <w:t>s of brain activation</w:t>
      </w:r>
      <w:r w:rsidR="0044064F">
        <w:rPr>
          <w:sz w:val="24"/>
        </w:rPr>
        <w:t xml:space="preserve"> and</w:t>
      </w:r>
      <w:r w:rsidR="007666B0">
        <w:rPr>
          <w:sz w:val="24"/>
        </w:rPr>
        <w:t xml:space="preserve"> for</w:t>
      </w:r>
      <w:r w:rsidR="0044064F">
        <w:rPr>
          <w:sz w:val="24"/>
        </w:rPr>
        <w:t xml:space="preserve"> gaining anatomical information without harming patients or test subjects.</w:t>
      </w:r>
    </w:p>
    <w:p w14:paraId="10897241" w14:textId="5D407759" w:rsidR="006B459A" w:rsidRDefault="007666B0" w:rsidP="00382269">
      <w:pPr>
        <w:spacing w:after="0" w:line="360" w:lineRule="auto"/>
        <w:ind w:firstLine="425"/>
        <w:jc w:val="both"/>
        <w:rPr>
          <w:sz w:val="24"/>
        </w:rPr>
      </w:pPr>
      <w:r>
        <w:rPr>
          <w:sz w:val="24"/>
        </w:rPr>
        <w:t>Comparing</w:t>
      </w:r>
      <w:r w:rsidR="00FD2D22">
        <w:rPr>
          <w:sz w:val="24"/>
        </w:rPr>
        <w:t xml:space="preserve"> the two methods, it</w:t>
      </w:r>
      <w:r w:rsidR="00BC6D66">
        <w:rPr>
          <w:sz w:val="24"/>
        </w:rPr>
        <w:t xml:space="preserve"> becomes apparent that EEG and </w:t>
      </w:r>
      <w:r w:rsidR="00FD2D22">
        <w:rPr>
          <w:sz w:val="24"/>
        </w:rPr>
        <w:t>MRI complement each other</w:t>
      </w:r>
      <w:r w:rsidR="009179A8">
        <w:rPr>
          <w:sz w:val="24"/>
        </w:rPr>
        <w:t xml:space="preserve"> well</w:t>
      </w:r>
      <w:r w:rsidR="003E2ACC">
        <w:rPr>
          <w:sz w:val="24"/>
        </w:rPr>
        <w:t>. Together they combine next to ideal</w:t>
      </w:r>
      <w:r w:rsidR="00FD2D22">
        <w:rPr>
          <w:sz w:val="24"/>
        </w:rPr>
        <w:t xml:space="preserve"> temporal and spatial resolution</w:t>
      </w:r>
      <w:r w:rsidR="00F87D8A">
        <w:rPr>
          <w:sz w:val="24"/>
        </w:rPr>
        <w:t xml:space="preserve"> </w:t>
      </w:r>
      <w:r w:rsidR="00F87D8A">
        <w:rPr>
          <w:sz w:val="24"/>
        </w:rPr>
        <w:fldChar w:fldCharType="begin" w:fldLock="1"/>
      </w:r>
      <w:r w:rsidR="001B0B24">
        <w:rPr>
          <w:sz w:val="24"/>
        </w:rPr>
        <w:instrText>ADDIN CSL_CITATION { "citationItems" : [ { "id" : "ITEM-1",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"ITEM-1", "issued" : { "date-parts" : [ [ "2006" ] ] }, "title" : "Single-trial EEG\u2013fMRI reveals the dynamics of cognitive function", "type" : "article-journal" }, "uris" : [ "http://www.mendeley.com/documents/?uuid=9d350915-121b-347c-b309-39b65e58d97d" ] } ], "mendeley" : { "formattedCitation" : "(S Debener, Ullsperger, Siegel, &amp; Engel, 2006)", "manualFormatting" : "(Debener, Ullsperger, Siegel, &amp; Engel, 2006)", "plainTextFormattedCitation" : "(S Debener, Ullsperger, Siegel, &amp; Engel, 2006)", "previouslyFormattedCitation" : "(S Debener, Ullsperger, Siegel, &amp; Engel, 2006)" }, "properties" : {  }, "schema" : "https://github.com/citation-style-language/schema/raw/master/csl-citation.json" }</w:instrText>
      </w:r>
      <w:r w:rsidR="00F87D8A">
        <w:rPr>
          <w:sz w:val="24"/>
        </w:rPr>
        <w:fldChar w:fldCharType="separate"/>
      </w:r>
      <w:r w:rsidR="001B0B24">
        <w:rPr>
          <w:noProof/>
          <w:sz w:val="24"/>
        </w:rPr>
        <w:t>(</w:t>
      </w:r>
      <w:r w:rsidR="00B04E3C" w:rsidRPr="00B04E3C">
        <w:rPr>
          <w:noProof/>
          <w:sz w:val="24"/>
        </w:rPr>
        <w:t>Debener, Ullsperger, Siegel, &amp; Engel, 2006)</w:t>
      </w:r>
      <w:r w:rsidR="00F87D8A">
        <w:rPr>
          <w:sz w:val="24"/>
        </w:rPr>
        <w:fldChar w:fldCharType="end"/>
      </w:r>
      <w:r w:rsidR="00FD2D22">
        <w:rPr>
          <w:sz w:val="24"/>
        </w:rPr>
        <w:t>.</w:t>
      </w:r>
      <w:r w:rsidR="00AD6DA1">
        <w:rPr>
          <w:sz w:val="24"/>
        </w:rPr>
        <w:t xml:space="preserve"> Both measures require an in depth understanding about </w:t>
      </w:r>
      <w:r w:rsidR="00BF0919">
        <w:rPr>
          <w:sz w:val="24"/>
        </w:rPr>
        <w:t xml:space="preserve">their </w:t>
      </w:r>
      <w:r w:rsidR="00AD6DA1">
        <w:rPr>
          <w:sz w:val="24"/>
        </w:rPr>
        <w:t xml:space="preserve">signals’ physiological </w:t>
      </w:r>
      <w:r w:rsidR="00382269">
        <w:rPr>
          <w:sz w:val="24"/>
        </w:rPr>
        <w:t>properties</w:t>
      </w:r>
      <w:r w:rsidR="00BC6D66">
        <w:rPr>
          <w:sz w:val="24"/>
        </w:rPr>
        <w:t>,</w:t>
      </w:r>
      <w:r w:rsidR="00AD6DA1">
        <w:rPr>
          <w:sz w:val="24"/>
        </w:rPr>
        <w:t xml:space="preserve"> in order to draw reasonable conclusions from experimental results. </w:t>
      </w:r>
      <w:r w:rsidR="009179A8">
        <w:rPr>
          <w:sz w:val="24"/>
        </w:rPr>
        <w:t>This is because their</w:t>
      </w:r>
      <w:r w:rsidR="00AD6DA1">
        <w:rPr>
          <w:sz w:val="24"/>
        </w:rPr>
        <w:t xml:space="preserve"> respec</w:t>
      </w:r>
      <w:r>
        <w:rPr>
          <w:sz w:val="24"/>
        </w:rPr>
        <w:t xml:space="preserve">tive limitations often decrease the </w:t>
      </w:r>
      <w:r>
        <w:rPr>
          <w:sz w:val="24"/>
        </w:rPr>
        <w:lastRenderedPageBreak/>
        <w:t>conclusion</w:t>
      </w:r>
      <w:r w:rsidR="00AD6DA1">
        <w:rPr>
          <w:sz w:val="24"/>
        </w:rPr>
        <w:t>s</w:t>
      </w:r>
      <w:r>
        <w:rPr>
          <w:sz w:val="24"/>
        </w:rPr>
        <w:t>’</w:t>
      </w:r>
      <w:r w:rsidR="00E00342">
        <w:rPr>
          <w:sz w:val="24"/>
        </w:rPr>
        <w:t xml:space="preserve"> validity</w:t>
      </w:r>
      <w:r w:rsidR="002A47B0">
        <w:rPr>
          <w:sz w:val="24"/>
        </w:rPr>
        <w:t xml:space="preserve"> </w:t>
      </w:r>
      <w:r w:rsidR="002A47B0">
        <w:rPr>
          <w:sz w:val="24"/>
        </w:rPr>
        <w:fldChar w:fldCharType="begin" w:fldLock="1"/>
      </w:r>
      <w:r w:rsidR="002F07EB">
        <w:rPr>
          <w:sz w:val="24"/>
        </w:rPr>
        <w:instrText>ADDIN CSL_CITATION { "citationItems" : [ { "id" : "ITEM-1", "itemData" : { "DOI" : "10.1016/j.neuroimage.2015.12.030", "abstract" : "a b s t r a c t The need to test a growing number of theories in cognitive science has led to increased interest in inferential methods that integrate multiple data modalities. In this manuscript, we show how a method for integrating three data modalities within a single framework provides (1) more detailed descriptions of cognitive processes and (2) more accurate predictions of unobserved data than less integrative methods. Specifically, we show how combining either EEG and fMRI with a behavioral model can perform substantially better than a behavioral-data-only model in both generative and predictive modeling analyses. We then show how a trivariate model \u2013 a model including EEG, fMRI, and behavioral data \u2013 outperforms bivariate models in both generative and predictive modeling analyses. Together, these results suggest that within an appropriate modeling framework, more data can be used to better constrain cognitive theory, and to generate more accurate predictions for behav-ioral and neural data.", "author" : [ { "dropping-particle" : "", "family" : "Turner", "given" : "Brandon M", "non-dropping-particle" : "", "parse-names" : false, "suffix" : "" }, { "dropping-particle" : "", "family" : "Rodriguez", "given" : "Christian A", "non-dropping-particle" : "", "parse-names" : false, "suffix" : "" }, { "dropping-particle" : "", "family" : "Norcia", "given" : "Tony M", "non-dropping-particle" : "", "parse-names" : false, "suffix" : "" }, { "dropping-particle" : "", "family" : "Mcclure", "given" : "Samuel M", "non-dropping-particle" : "", "parse-names" : false, "suffix" : "" }, { "dropping-particle" : "", "family" : "Steyvers", "given" : "Mark", "non-dropping-particle" : "", "parse-names" : false, "suffix" : "" } ], "container-title" : "NeuroImage", "id" : "ITEM-1", "issued" : { "date-parts" : [ [ "2016" ] ] }, "page" : "96-115", "title" : "Why more is better: Simultaneous modeling of EEG, fMRI, and behavioral data", "type" : "article-journal", "volume" : "128" }, "uris" : [ "http://www.mendeley.com/documents/?uuid=8b12733a-78ce-3276-98e2-ab9cd66527d5" ] } ], "mendeley" : { "formattedCitation" : "(Turner, Rodriguez, Norcia, Mcclure, &amp; Steyvers, 2016)", "manualFormatting" : "(Turner, Rodriguez, Norcia, McClure, &amp; Steyvers, 2016)", "plainTextFormattedCitation" : "(Turner, Rodriguez, Norcia, Mcclure, &amp; Steyvers, 2016)", "previouslyFormattedCitation" : "(Turner, Rodriguez, Norcia, Mcclure, &amp; Steyvers, 2016)" }, "properties" : {  }, "schema" : "https://github.com/citation-style-language/schema/raw/master/csl-citation.json" }</w:instrText>
      </w:r>
      <w:r w:rsidR="002A47B0">
        <w:rPr>
          <w:sz w:val="24"/>
        </w:rPr>
        <w:fldChar w:fldCharType="separate"/>
      </w:r>
      <w:r w:rsidR="002A47B0" w:rsidRPr="002A47B0">
        <w:rPr>
          <w:noProof/>
          <w:sz w:val="24"/>
        </w:rPr>
        <w:t>(Turner, Rodriguez, Norcia, Mc</w:t>
      </w:r>
      <w:r w:rsidR="00BF0919">
        <w:rPr>
          <w:noProof/>
          <w:sz w:val="24"/>
        </w:rPr>
        <w:t>C</w:t>
      </w:r>
      <w:r w:rsidR="002A47B0" w:rsidRPr="002A47B0">
        <w:rPr>
          <w:noProof/>
          <w:sz w:val="24"/>
        </w:rPr>
        <w:t>lure, &amp; Steyvers, 2016)</w:t>
      </w:r>
      <w:r w:rsidR="002A47B0">
        <w:rPr>
          <w:sz w:val="24"/>
        </w:rPr>
        <w:fldChar w:fldCharType="end"/>
      </w:r>
      <w:r w:rsidR="00E00342">
        <w:rPr>
          <w:sz w:val="24"/>
        </w:rPr>
        <w:t>.</w:t>
      </w:r>
      <w:r w:rsidR="00FD2D22">
        <w:rPr>
          <w:sz w:val="24"/>
        </w:rPr>
        <w:t xml:space="preserve"> </w:t>
      </w:r>
      <w:r w:rsidR="00A47CE2">
        <w:rPr>
          <w:sz w:val="24"/>
        </w:rPr>
        <w:t>Instead of relying on a selective view with a single method, simultaneous</w:t>
      </w:r>
      <w:r w:rsidR="000A0549">
        <w:rPr>
          <w:sz w:val="24"/>
        </w:rPr>
        <w:t xml:space="preserve"> or </w:t>
      </w:r>
      <w:r w:rsidR="00113B0F">
        <w:rPr>
          <w:sz w:val="24"/>
        </w:rPr>
        <w:t>separate</w:t>
      </w:r>
      <w:r w:rsidR="000A0549">
        <w:rPr>
          <w:sz w:val="24"/>
        </w:rPr>
        <w:t xml:space="preserve"> recordings provide multifaceted</w:t>
      </w:r>
      <w:r w:rsidR="00A47CE2">
        <w:rPr>
          <w:sz w:val="24"/>
        </w:rPr>
        <w:t xml:space="preserve"> insight</w:t>
      </w:r>
      <w:r w:rsidR="000A0549">
        <w:rPr>
          <w:sz w:val="24"/>
        </w:rPr>
        <w:t>s</w:t>
      </w:r>
      <w:r w:rsidR="00A47CE2">
        <w:rPr>
          <w:sz w:val="24"/>
        </w:rPr>
        <w:t xml:space="preserve"> into brain activation.</w:t>
      </w:r>
      <w:r>
        <w:rPr>
          <w:sz w:val="24"/>
        </w:rPr>
        <w:t xml:space="preserve"> In principle, a setup for parallel</w:t>
      </w:r>
      <w:r w:rsidR="00276D8B">
        <w:rPr>
          <w:sz w:val="24"/>
        </w:rPr>
        <w:t xml:space="preserve"> </w:t>
      </w:r>
      <w:r>
        <w:rPr>
          <w:sz w:val="24"/>
        </w:rPr>
        <w:t>EEG-fMRI experiments entails that subjects are tested</w:t>
      </w:r>
      <w:r w:rsidR="00382269">
        <w:rPr>
          <w:sz w:val="24"/>
        </w:rPr>
        <w:t xml:space="preserve"> at least twice using one</w:t>
      </w:r>
      <w:r w:rsidR="00BC6D66">
        <w:rPr>
          <w:sz w:val="24"/>
        </w:rPr>
        <w:t xml:space="preserve"> test</w:t>
      </w:r>
      <w:r w:rsidR="00382269">
        <w:rPr>
          <w:sz w:val="24"/>
        </w:rPr>
        <w:t xml:space="preserve"> for each method separately</w:t>
      </w:r>
      <w:r w:rsidR="00276D8B">
        <w:rPr>
          <w:sz w:val="24"/>
        </w:rPr>
        <w:t xml:space="preserve"> </w:t>
      </w:r>
      <w:r w:rsidR="00276D8B">
        <w:rPr>
          <w:sz w:val="24"/>
        </w:rPr>
        <w:fldChar w:fldCharType="begin" w:fldLock="1"/>
      </w:r>
      <w:r w:rsidR="00026DB5">
        <w:rPr>
          <w:sz w:val="24"/>
        </w:rPr>
        <w:instrText>ADDIN CSL_CITATION { "citationItems" : [ { "id" : "ITEM-1", "itemData" : { "DOI" : "10.1016/j.ijpsycho.2007.06.006", "ISBN" : "0167-8760 (Print)\\r0167-8760 (Linking)", "ISSN" : "01678760", "PMID" : "17719112",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EEG-fMRI approach. We summarize the main data integration approaches developed to achieve such a combination, discuss the current state-of-the-art in this field and outline challenges for the future success of this promising approach. \u00a9 2007.", "author" : [ { "dropping-particle" : "", "family" : "Herrmann", "given" : "Christoph S", "non-dropping-particle" : "", "parse-names" : false, "suffix" : "" }, { "dropping-particle" : "", "family" : "Debener", "given" : "Stefan", "non-dropping-particle" : "", "parse-names" : false, "suffix" : "" } ], "container-title" : "International Journal of Psychophysiology", "id" : "ITEM-1", "issue" : "3", "issued" : { "date-parts" : [ [ "2008" ] ] }, "page" : "161-168", "title" : "Simultaneous recording of EEG and BOLD responses: A historical perspective", "type" : "article-journal", "volume" : "67" }, "uris" : [ "http://www.mendeley.com/documents/?uuid=64708b12-d44f-33a5-b849-15a2f41ad2e0" ] } ], "mendeley" : { "formattedCitation" : "(Herrmann &amp; Debener, 2008)", "plainTextFormattedCitation" : "(Herrmann &amp; Debener, 2008)", "previouslyFormattedCitation" : "(Herrmann &amp; Debener, 2008)" }, "properties" : {  }, "schema" : "https://github.com/citation-style-language/schema/raw/master/csl-citation.json" }</w:instrText>
      </w:r>
      <w:r w:rsidR="00276D8B">
        <w:rPr>
          <w:sz w:val="24"/>
        </w:rPr>
        <w:fldChar w:fldCharType="separate"/>
      </w:r>
      <w:r w:rsidR="00B04E3C" w:rsidRPr="00B04E3C">
        <w:rPr>
          <w:noProof/>
          <w:sz w:val="24"/>
        </w:rPr>
        <w:t>(Herrmann &amp; Debener, 2008)</w:t>
      </w:r>
      <w:r w:rsidR="00276D8B">
        <w:rPr>
          <w:sz w:val="24"/>
        </w:rPr>
        <w:fldChar w:fldCharType="end"/>
      </w:r>
      <w:r w:rsidR="00382269">
        <w:rPr>
          <w:sz w:val="24"/>
        </w:rPr>
        <w:t>. This type of experiment</w:t>
      </w:r>
      <w:r>
        <w:rPr>
          <w:sz w:val="24"/>
        </w:rPr>
        <w:t xml:space="preserve"> </w:t>
      </w:r>
      <w:r w:rsidR="00382269">
        <w:rPr>
          <w:sz w:val="24"/>
        </w:rPr>
        <w:t>is</w:t>
      </w:r>
      <w:r>
        <w:rPr>
          <w:sz w:val="24"/>
        </w:rPr>
        <w:t xml:space="preserve"> easier to perform</w:t>
      </w:r>
      <w:r w:rsidR="00E14476">
        <w:rPr>
          <w:sz w:val="24"/>
        </w:rPr>
        <w:t xml:space="preserve"> compared to concurrent recordings.</w:t>
      </w:r>
      <w:r>
        <w:rPr>
          <w:sz w:val="24"/>
        </w:rPr>
        <w:t xml:space="preserve"> </w:t>
      </w:r>
      <w:r w:rsidR="00E14476">
        <w:rPr>
          <w:sz w:val="24"/>
        </w:rPr>
        <w:t>More importantly, it</w:t>
      </w:r>
      <w:r>
        <w:rPr>
          <w:sz w:val="24"/>
        </w:rPr>
        <w:t xml:space="preserve"> ensure</w:t>
      </w:r>
      <w:r w:rsidR="00382269">
        <w:rPr>
          <w:sz w:val="24"/>
        </w:rPr>
        <w:t>s</w:t>
      </w:r>
      <w:r>
        <w:rPr>
          <w:sz w:val="24"/>
        </w:rPr>
        <w:t xml:space="preserve"> higher data quality</w:t>
      </w:r>
      <w:r w:rsidR="00E14476">
        <w:rPr>
          <w:sz w:val="24"/>
        </w:rPr>
        <w:t>, since EEG and MRI,</w:t>
      </w:r>
      <w:r w:rsidR="00382269">
        <w:rPr>
          <w:sz w:val="24"/>
        </w:rPr>
        <w:t xml:space="preserve"> in their basic configurations</w:t>
      </w:r>
      <w:r w:rsidR="00E14476">
        <w:rPr>
          <w:sz w:val="24"/>
        </w:rPr>
        <w:t>,</w:t>
      </w:r>
      <w:r w:rsidR="00382269">
        <w:rPr>
          <w:sz w:val="24"/>
        </w:rPr>
        <w:t xml:space="preserve"> inflict </w:t>
      </w:r>
      <w:r w:rsidR="00E14476">
        <w:rPr>
          <w:sz w:val="24"/>
        </w:rPr>
        <w:t xml:space="preserve">severe </w:t>
      </w:r>
      <w:r w:rsidR="00382269">
        <w:rPr>
          <w:sz w:val="24"/>
        </w:rPr>
        <w:t>measurement artefacts on each other</w:t>
      </w:r>
      <w:r w:rsidR="00E14476">
        <w:rPr>
          <w:sz w:val="24"/>
        </w:rPr>
        <w:t xml:space="preserve"> when combined</w:t>
      </w:r>
      <w:r w:rsidR="002B5764">
        <w:rPr>
          <w:sz w:val="24"/>
        </w:rPr>
        <w:t xml:space="preserve"> </w:t>
      </w:r>
      <w:r w:rsidR="002B5764">
        <w:rPr>
          <w:sz w:val="24"/>
        </w:rPr>
        <w:fldChar w:fldCharType="begin" w:fldLock="1"/>
      </w:r>
      <w:r w:rsidR="00167BDE">
        <w:rPr>
          <w:sz w:val="24"/>
        </w:rPr>
        <w:instrText>ADDIN CSL_CITATION { "citationItems" : [ { "id" : "ITEM-1", "itemData" : { "author" : [ { "dropping-particle" : "", "family" : "Allen", "given" : "PJ", "non-dropping-particle" : "", "parse-names" : false, "suffix" : "" }, { "dropping-particle" : "", "family" : "Josephs", "given" : "O", "non-dropping-particle" : "", "parse-names" : false, "suffix" : "" }, { "dropping-particle" : "", "family" : "Turner", "given" : "R", "non-dropping-particle" : "", "parse-names" : false, "suffix" : "" } ], "container-title" : "Neuroimage", "id" : "ITEM-1", "issued" : { "date-parts" : [ [ "2000" ] ] }, "title" : "A method for removing imaging artifact from continuous EEG recorded during functional MRI", "type" : "article-journal" }, "uris" : [ "http://www.mendeley.com/documents/?uuid=c752924d-57f3-3ca4-b60f-78edf3f30fa7" ] }, { "id" : "ITEM-2", "itemData" : { "DOI" : "10.1007/s10548-014-0409-z", "ISSN" : "15736792", "PMID" : "25307731", "abstract" : "One of the major artifact corrupting electroencephalogram (EEG) acquired during functional magnetic resonance imaging (fMRI) is the pulse artifact (PA). It is mainly due to the motion of the head and attached electrodes and wires in the magnetic field occurring after each heartbeat. In this study we propose a novel method to improve PA detection by considering the strong gradient and inversed polarity between left and right EEG electrodes. We acquired high-density EEG-fMRI (256 electrodes) with simultaneous electrocardiogram (ECG) at 3\u00a0T. PA was estimated as the voltage difference between right and left signals from the electrodes showing the strongest artifact (facial and temporal). Peaks were detected on this estimated signal and compared to the peaks in the ECG recording. We analyzed data from eleven healthy subjects, two epileptic patients and four healthy subjects with an insulating layer between electrodes and scalp. The accuracy of the two methods was assessed with three criteria: (i) standard deviation, (ii) kurtosis and (iii) confinement into the physiological range of the inter-peak intervals. We also checked whether the new method has an influence on the identification of epileptic spikes. Results show that estimated PA improved artifact detection in 15/17 cases, when compared to the ECG method. Moreover, epileptic spike identification was not altered by the correction. The proposed method improves the detection of pulse-related artifacts, particularly crucial when the ECG is of poor quality or cannot be recorded. It will contribute to enhance the quality of the EEG increasing the reliability of EEG-informed fMRI analysis.", "author" : [ { "dropping-particle" : "", "family" : "Iannotti", "given" : "Giannina R.", "non-dropping-particle" : "", "parse-names" : false, "suffix" : "" }, { "dropping-particle" : "", "family" : "Pittau", "given" : "Francesca", "non-dropping-particle" : "", "parse-names" : false, "suffix" : "" }, { "dropping-particle" : "", "family" : "Michel", "given" : "Christoph M.", "non-dropping-particle" : "", "parse-names" : false, "suffix" : "" }, { "dropping-particle" : "", "family" : "Vulliemoz", "given" : "Serge", "non-dropping-particle" : "", "parse-names" : false, "suffix" : "" }, { "dropping-particle" : "", "family" : "Grouiller", "given" : "Fr\u00e9d\u00e9ric", "non-dropping-particle" : "", "parse-names" : false, "suffix" : "" } ], "container-title" : "Brain Topography", "id" : "ITEM-2", "issue" : "1", "issued" : { "date-parts" : [ [ "2014" ] ] }, "page" : "21-32", "title" : "Pulse Artifact Detection in Simultaneous EEG\u2013fMRI Recording Based on EEG Map Topography", "type" : "article-journal", "volume" : "28" }, "uris" : [ "http://www.mendeley.com/documents/?uuid=9d9643a1-65fa-41b5-8bd0-169fcf8808a6" ] }, { "id" : "ITEM-3", "itemData" : { "DOI" : "10.1016/S1388-2457(02)00383-8", "ISBN" : "1388-2457 (Print) 1388-2457 (Linking)", "ISSN" : "13882457", "PMID" : "12705438", "abstract" : "It is now possible to record the EEG continuously during fMRI studies. This is a very promising methodology that combines knowledge about neuronal activity and its metabolic response. The EEG recorded inside the fMRI scanner is, however, heavily contaminated by artifacts caused by the high intensity magnetic field and rapidly changing field gradients. Methods have been reported in the literature to reduce or eliminate these artifacts, in particular the ballistocardiogram and the artifact caused by currents induced by rapidly changing magnetic gradients. Nevertheless, recording the EEG simultaneously with fMRI remains an extremely delicate operation. In addition the use of artifact removal methods has only been reported by the laboratories in which they were developed. We report here the practical procedures we developed to reduce artifacts in a series of 10 epileptic patients, in the context of the visualization of epileptic spikes. We illustrate the effectiveness of methods designed to remove the scanning artifact and present new methods for removing the ballistocardiographic artifact. We present and evaluate techniques to obtain an EEG of good quality when performing simultaneous EEG and fMRI studies. \u00a9 2002 Elsevier Science Ireland Ltd. All rights reserved.", "author" : [ { "dropping-particle" : "", "family" : "B\u00e9nar", "given" : "Christian G.", "non-dropping-particle" : "", "parse-names" : false, "suffix" : "" }, { "dropping-particle" : "", "family" : "Aghakhani", "given" : "Yahya", "non-dropping-particle" : "", "parse-names" : false, "suffix" : "" }, { "dropping-particle" : "", "family" : "Wang", "given" : "Yunhua", "non-dropping-particle" : "", "parse-names" : false, "suffix" : "" }, { "dropping-particle" : "", "family" : "Izenberg", "given" : "Aaron", "non-dropping-particle" : "", "parse-names" : false, "suffix" : "" }, { "dropping-particle" : "", "family" : "Al-Asmi", "given" : "Abdullah", "non-dropping-particle" : "", "parse-names" : false, "suffix" : "" }, { "dropping-particle" : "", "family" : "Dubeau", "given" : "Fran\u00e7ois", "non-dropping-particle" : "", "parse-names" : false, "suffix" : "" }, { "dropping-particle" : "", "family" : "Gotman", "given" : "Jean", "non-dropping-particle" : "", "parse-names" : false, "suffix" : "" } ], "container-title" : "Clinical Neurophysiology", "id" : "ITEM-3", "issue" : "3", "issued" : { "date-parts" : [ [ "2003" ] ] }, "page" : "569-580", "title" : "Quality of EEG in simultaneous EEG-fMRI for epilepsy", "type" : "article-journal", "volume" : "114" }, "uris" : [ "http://www.mendeley.com/documents/?uuid=5045f42f-d427-3ca2-9f13-17ad62717557" ] }, { "id" : "ITEM-4", "itemData" : { "DOI" : "10.1007/s10334-014-0443-6", "ISSN" : "0968-5243", "author" : [ { "dropping-particle" : "", "family" : "Ihalainen", "given" : "Toni", "non-dropping-particle" : "", "parse-names" : false, "suffix" : "" }, { "dropping-particle" : "", "family" : "Kuusela", "given" : "Linda", "non-dropping-particle" : "", "parse-names" : false, "suffix" : "" }, { "dropping-particle" : "", "family" : "Turunen", "given" : "Sampsa", "non-dropping-particle" : "", "parse-names" : false, "suffix" : "" }, { "dropping</w:instrText>
      </w:r>
      <w:r w:rsidR="00167BDE" w:rsidRPr="00974DF8">
        <w:rPr>
          <w:sz w:val="24"/>
          <w:lang w:val="de-DE"/>
        </w:rPr>
        <w:instrText>-particle" : "", "family" : "Heikkinen", "given" : "Sami", "non-dropping-particle" : "", "parse-names" : false, "suffix" : "" }, { "dropping-particle" : "", "family" : "Savolainen", "given" : "Sauli", "non-dropping-particle" : "", "parse-names" : false, "suffix" : "" }, { "dropping-particle" : "", "family" : "Sipil\u00e4", "given" : "Outi", "non-dropping-particle" : "", "parse-names" : false, "suffix" : "" } ], "container-title" : "Magnetic Resonance Materials in Physics, Biology and Medicine", "id" : "ITEM-4", "issue" : "1", "issued" : { "date-parts" : [ [ "2015", "2", "26" ] ] }, "page" : "23-31", "publisher" : "Springer Berlin Heidelberg", "title" : "Data quality in fMRI and simultaneous EEG\u2013fMRI", "type" : "article-journal", "volume" : "28" }, "uris" : [ "http://www.mendeley.com/documents/?uuid=74552b82-bdb1-38ef-bfd8-81ceac49c54b" ] } ], "mendeley" : { "formattedCitation" : "(Allen, Josephs, &amp; Turner, 2000; B\u00e9nar et al., 2003; Iannotti, Pittau, Michel, Vulliemoz, &amp; Grouiller, 2014; Ihalainen et al., 2015)", "plainTextFormattedCitation" : "(Allen, Josephs, &amp; Turner, 2000; B\u00e9nar et al., 2003; Iannotti, Pittau, Michel, Vulliemoz, &amp; Grouiller, 2014; Ihalainen et al., 2015)", "previouslyFormattedCitation" : "(Allen, Josephs, &amp; Turner, 2000; B\u00e9nar et al., 2003; Iannotti, Pittau, Michel, Vulliemoz, &amp; Grouiller, 2014; Ihalainen et al., 2015)" }, "properties" : {  }, "schema" : "https://github.com/citation-style-language/schema/raw/master/csl-citation.json" }</w:instrText>
      </w:r>
      <w:r w:rsidR="002B5764">
        <w:rPr>
          <w:sz w:val="24"/>
        </w:rPr>
        <w:fldChar w:fldCharType="separate"/>
      </w:r>
      <w:r w:rsidR="00167BDE" w:rsidRPr="00167BDE">
        <w:rPr>
          <w:noProof/>
          <w:sz w:val="24"/>
          <w:lang w:val="de-DE"/>
        </w:rPr>
        <w:t>(Allen, Josephs, &amp; Turner, 2000; Bénar et al., 2003; Iannotti, Pittau, Michel, Vulliemoz, &amp; Grouiller, 2014; Ihalainen et al., 2015)</w:t>
      </w:r>
      <w:r w:rsidR="002B5764">
        <w:rPr>
          <w:sz w:val="24"/>
        </w:rPr>
        <w:fldChar w:fldCharType="end"/>
      </w:r>
      <w:r w:rsidR="00382269" w:rsidRPr="00382269">
        <w:rPr>
          <w:sz w:val="24"/>
          <w:lang w:val="de-DE"/>
        </w:rPr>
        <w:t>.</w:t>
      </w:r>
      <w:r w:rsidR="006452B5">
        <w:rPr>
          <w:sz w:val="24"/>
          <w:lang w:val="de-DE"/>
        </w:rPr>
        <w:t xml:space="preserve"> </w:t>
      </w:r>
      <w:r w:rsidR="006452B5" w:rsidRPr="006452B5">
        <w:rPr>
          <w:sz w:val="24"/>
        </w:rPr>
        <w:t>The</w:t>
      </w:r>
      <w:r w:rsidR="00231791">
        <w:rPr>
          <w:sz w:val="24"/>
        </w:rPr>
        <w:t xml:space="preserve"> two most </w:t>
      </w:r>
      <w:r w:rsidR="00113B0F">
        <w:rPr>
          <w:sz w:val="24"/>
        </w:rPr>
        <w:t>impactful</w:t>
      </w:r>
      <w:r w:rsidR="00231791">
        <w:rPr>
          <w:sz w:val="24"/>
        </w:rPr>
        <w:t xml:space="preserve"> artefacts for</w:t>
      </w:r>
      <w:r w:rsidR="006452B5" w:rsidRPr="006452B5">
        <w:rPr>
          <w:sz w:val="24"/>
        </w:rPr>
        <w:t xml:space="preserve"> </w:t>
      </w:r>
      <w:r w:rsidR="006452B5">
        <w:rPr>
          <w:sz w:val="24"/>
        </w:rPr>
        <w:t>t</w:t>
      </w:r>
      <w:r w:rsidR="006452B5" w:rsidRPr="006452B5">
        <w:rPr>
          <w:sz w:val="24"/>
        </w:rPr>
        <w:t>he EEG are caused by</w:t>
      </w:r>
      <w:r w:rsidR="009C7CCB">
        <w:rPr>
          <w:sz w:val="24"/>
        </w:rPr>
        <w:t xml:space="preserve"> the</w:t>
      </w:r>
      <w:r w:rsidR="006452B5" w:rsidRPr="006452B5">
        <w:rPr>
          <w:sz w:val="24"/>
        </w:rPr>
        <w:t xml:space="preserve"> magnetic gradients </w:t>
      </w:r>
      <w:r w:rsidR="009C7CCB">
        <w:rPr>
          <w:sz w:val="24"/>
        </w:rPr>
        <w:t>during volume acquisition</w:t>
      </w:r>
      <w:r w:rsidR="006452B5" w:rsidRPr="006452B5">
        <w:rPr>
          <w:sz w:val="24"/>
        </w:rPr>
        <w:t xml:space="preserve"> </w:t>
      </w:r>
      <w:r w:rsidR="006452B5">
        <w:rPr>
          <w:sz w:val="24"/>
        </w:rPr>
        <w:fldChar w:fldCharType="begin" w:fldLock="1"/>
      </w:r>
      <w:r w:rsidR="00026DB5">
        <w:rPr>
          <w:sz w:val="24"/>
        </w:rPr>
        <w:instrText>ADDIN CSL_CITATION { "citationItems" : [ { "id" : "ITEM-1", "itemData" : { "DOI" : "10.1016/J.NEUROIMAGE.2009.01.029", "ISSN" : "1053-8119", "abstract" : "Implementation of concurrent functional magnetic resonance imaging (fMRI) and electroencephalography (EEG) recording results in the generation of large artefacts that can compromise the quality of EEG data. While much effort has been devoted towards studying the temporal variation of the artefact waveforms produced by time-varying magnetic field gradients, the spatial variation of the artefact voltage across EEG leads has not previously been investigated in any depth. The aim of this work is to develop an improved understanding of the spatial characteristics of the gradient artefacts and the mechanism which underlies their generation. This paper therefore presents physical models of the artefacts produced by the temporally-varying magnetic field gradients required for MRI. Novel analytic expressions for the artefact voltage that account for realistic shifts and rotations of the human head were calculated from electromagnetic theory, assuming a spherical, homogeneous head and longitudinal wirepaths for the EEG cap. These were then corroborated by comparison with numerical simulations using actual EEG wirepaths and with experimental measurements on an agar phantom and human head. The numerical simulations produced accurate reproductions of experimentally measured spatial patterns for both the spherical phantom and human head in a variety of orientations and gradient fields; correlation coefficients were as high as 0.98 for the phantom and 0.95 for the human head. Furthermore, it was determined that artefact voltages for both longitudinal and transverse gradients could be decreased by adjusting the subject's axial position with respect to the gradient coils. The accuracy of the modelled spatial maps along with the ability to model gradient artefacts for any given head orientation are a step towards developing improved artefact correction algorithms that incorporate motion tracking of the subject and selective filtering based on calculated spatial artefact templates, leading to greater fidelity in simultaneous EEG/fMRI data.", "author" : [ { "dropping-particle" : "", "family" : "Yan", "given" : "Winston X.", "non-dropping-particle" : "", "parse-names" : false, "suffix" : "" }, { "dropping-particle" : "", "family" : "Mullinger", "given" : "Karen J.", "non-dropping-particle" : "", "parse-names" : false, "suffix" : "" }, { "dropping-particle" : "", "family" : "Brookes", "given" : "Matt J.", "non-dropping-particle" : "", "parse-names" : false, "suffix" : "" }, { "dropping-particle" : "", "family" : "Bowtell", "given" : "Richard", "non-dropping-particle" : "", "parse-names" : false, "suffix" : "" } ], "container-title" : "NeuroImage", "id" : "ITEM-1", "issue" : "2", "issued" : { "date-parts" : [ [ "2009", "6", "1" ] ] }, "page" : "459-471", "publisher" : "Academic Press", "title" : "Understanding gradient artefacts in simultaneous EEG/fMRI", "type" : "article-journal", "volume" : "46" }, "uris" : [ "http://www.mendeley.com/documents/?uuid=0ce48010-b31c-34eb-afff-0c9193e5c942" ] } ], "mendeley" : { "formattedCitation" : "(Yan, Mullinger, Brookes, &amp; Bowtell, 2009)", "manualFormatting" : "(i.e., gradient artefacts; Yan, Mullinger, Brookes, &amp; Bowtell, 2009)", "plainTextFormattedCitation" : "(Yan, Mullinger, Brookes, &amp; Bowtell, 2009)", "previouslyFormattedCitation" : "(Yan, Mullinger, Brookes, &amp; Bowtell, 2009)" }, "properties" : {  }, "schema" : "https://github.com/citation-style-language/schema/raw/master/csl-citation.json" }</w:instrText>
      </w:r>
      <w:r w:rsidR="006452B5">
        <w:rPr>
          <w:sz w:val="24"/>
        </w:rPr>
        <w:fldChar w:fldCharType="separate"/>
      </w:r>
      <w:r w:rsidR="006452B5" w:rsidRPr="006452B5">
        <w:rPr>
          <w:noProof/>
          <w:sz w:val="24"/>
        </w:rPr>
        <w:t>(</w:t>
      </w:r>
      <w:r w:rsidR="009C7CCB">
        <w:rPr>
          <w:noProof/>
          <w:sz w:val="24"/>
        </w:rPr>
        <w:t>i.e.</w:t>
      </w:r>
      <w:r w:rsidR="00026DB5">
        <w:rPr>
          <w:noProof/>
          <w:sz w:val="24"/>
        </w:rPr>
        <w:t>,</w:t>
      </w:r>
      <w:r w:rsidR="009C7CCB">
        <w:rPr>
          <w:noProof/>
          <w:sz w:val="24"/>
        </w:rPr>
        <w:t xml:space="preserve"> gradient artefacts; </w:t>
      </w:r>
      <w:r w:rsidR="006452B5" w:rsidRPr="006452B5">
        <w:rPr>
          <w:noProof/>
          <w:sz w:val="24"/>
        </w:rPr>
        <w:t>Yan, Mullinger, Brookes, &amp; Bowtell, 2009)</w:t>
      </w:r>
      <w:r w:rsidR="006452B5">
        <w:rPr>
          <w:sz w:val="24"/>
        </w:rPr>
        <w:fldChar w:fldCharType="end"/>
      </w:r>
      <w:r w:rsidR="009C7CCB">
        <w:rPr>
          <w:sz w:val="24"/>
        </w:rPr>
        <w:t xml:space="preserve"> </w:t>
      </w:r>
      <w:r w:rsidR="006452B5" w:rsidRPr="006452B5">
        <w:rPr>
          <w:sz w:val="24"/>
        </w:rPr>
        <w:t>and e</w:t>
      </w:r>
      <w:r w:rsidR="006452B5">
        <w:rPr>
          <w:sz w:val="24"/>
        </w:rPr>
        <w:t>lect</w:t>
      </w:r>
      <w:r w:rsidR="009C7CCB">
        <w:rPr>
          <w:sz w:val="24"/>
        </w:rPr>
        <w:t xml:space="preserve">romotive forces that are active as a result of moving electric </w:t>
      </w:r>
      <w:r w:rsidR="00BF0919">
        <w:rPr>
          <w:sz w:val="24"/>
        </w:rPr>
        <w:t xml:space="preserve">charges </w:t>
      </w:r>
      <w:r w:rsidR="00231791">
        <w:rPr>
          <w:sz w:val="24"/>
        </w:rPr>
        <w:t>with</w:t>
      </w:r>
      <w:r w:rsidR="009C7CCB">
        <w:rPr>
          <w:sz w:val="24"/>
        </w:rPr>
        <w:t xml:space="preserve">in the magnetic field </w:t>
      </w:r>
      <w:r w:rsidR="009C7CCB">
        <w:rPr>
          <w:sz w:val="24"/>
        </w:rPr>
        <w:fldChar w:fldCharType="begin" w:fldLock="1"/>
      </w:r>
      <w:r w:rsidR="00F9327A">
        <w:rPr>
          <w:sz w:val="24"/>
        </w:rPr>
        <w:instrText>ADDIN CSL_CITATION { "citationItems" : [ { "id" : "ITEM-1", "itemData" : { "DOI" : "10.1007/s10548-014-0409-z", "ISSN" : "15736792", "PMID" : "25307731", "abstract" : "One of the major artifact corrupting electroencephalogram (EEG) acquired during functional magnetic resonance imaging (fMRI) is the pulse artifact (PA). It is mainly due to the motion of the head and attached electrodes and wires in the magnetic field occurring after each heartbeat. In this study we propose a novel method to improve PA detection by considering the strong gradient and inversed polarity between left and right EEG electrodes. We acquired high-density EEG-fMRI (256 electrodes) with simultaneous electrocardiogram (ECG) at 3\u00a0T. PA was estimated as the voltage difference between right and left signals from the electrodes showing the strongest artifact (facial and temporal). Peaks were detected on this estimated signal and compared to the peaks in the ECG recording. We analyzed data from eleven healthy subjects, two epileptic patients and four healthy subjects with an insulating layer between electrodes and scalp. The accuracy of the two methods was assessed with three criteria: (i) standard deviation, (ii) kurtosis and (iii) confinement into the physiological range of the inter-peak intervals. We also checked whether the new method has an influence on the identification of epileptic spikes. Results show that estimated PA improved artifact detection in 15/17 cases, when compared to the ECG method. Moreover, epileptic spike identification was not altered by the correction. The proposed method improves the detection of pulse-related artifacts, particularly crucial when the ECG is of poor quality or cannot be recorded. It will contribute to enhance the quality of the EEG increasing the reliability of EEG-informed fMRI analysis.", "author" : [ { "dropping-particle" : "", "family" : "Iannotti", "given" : "Giannina R.", "non-dropping-particle" : "", "parse-names" : false, "suffix" : "" }, { "dropping-particle" : "", "family" : "Pittau", "given" : "Francesca", "non-dropping-particle" : "", "parse-names" : false, "suffix" : "" }, { "dropping-particle" : "", "family" : "Michel", "given" : "Christoph M.", "non-dropping-particle" : "", "parse-names" : false, "suffix" : "" }, { "dropping-particle" : "", "family" : "Vulliemoz", "given" : "Serge", "non-dropping-particle" : "", "parse-names" : false, "suffix" : "" }, { "dropping-particle" : "", "family" : "Grouiller", "given" : "Fr\u00e9d\u00e9ric", "non-dropping-particle" : "", "parse-names" : false, "suffix" : "" } ], "container-title" : "Brain Topography", "id" : "ITEM-1", "issue" : "1", "issued" : { "date-parts" : [ [ "2014" ] ] }, "page" : "21-32", "title" : "Pulse Artifact Detection in Simultaneous EEG\u2013fMRI Recording Based on EEG Map Topography", "type" : "article-journal", "volume" : "28" }, "uris" : [ "http://www.mendeley.com/documents/?uuid=9d9643a1-65fa-41b5-8bd0-169fcf8808a6" ] }, { "id" : "ITEM-2", "itemData" : { "DOI" : "10.1016/J.NEUROIMAGE.2012.12.070", "ISSN" : "1053-8119", "abstract" : "EEG recordings made during concurrent fMRI are confounded by the pulse artefact (PA), which although smaller than the gradient artefact is often more problematic because of its variability over multiple cardiac cycles. A better understanding of the PA is needed in order to generate improved methods for reducing its effect in EEG\u2013fMRI experiments. Here we performed a study aimed at identifying the relative contributions of three putative sources of the PA (cardiac-pulse-driven head rotation, the Hall effect due to pulsatile blood flow and pulse-driven expansion of the scalp) to its amplitude and variability. EEG recordings were made from 6 subjects lying in a 3T scanner. Accelerometers were fixed on the forehead and temple to monitor head motion. A bite-bar and vacuum cushion were used to restrain the head, thus greatly attenuating the contribution of cardiac-driven head rotation to the PA, while an insulating layer placed between the head and the EEG electrodes was used to eliminate the Hall voltage contribution. Using the root mean square (RMS) amplitude of the PA averaged over leads and time as a measure of the PA amplitude, we found that head restraint and insulating layer reduced the PA by 61% and 42%, respectively, when compared with the PA induced with the subject relaxed, indicating that cardiac-pulse-driven head rotation is the dominant source of the PA. With both the insulating layer and head restraint in place, the PA was reduced in RMS amplitude by 78% compared with the relaxed condition, the remaining PA contribution resulting from scalp expansion or residual head motion. The variance of the PA across cardiac cycles was more strongly reduced by the insulating layer than the head restraint, indicating that the flow-induced Hall voltage makes a larger contribution than pulse-driven head rotation to the variability of the PA.", "author" : [ { "dropping-particle" : "", "family" : "Mullinger", "given" : "Karen J.", "non-dropping-particle" : "", "parse-names" : false, "suffix" : "" }, { "dropping-particle" : "", "family" : "Havenhand", "given" : "Jade", "non-dropping-particle" : "", "parse-names" : false, "suffix" : "" }, { "dropping-particle" : "", "family" : "Bowtell", "given" : "Richard", "non-dropping-particle" : "", "parse-names" : false, "suffix" : "" } ], "container-title" : "NeuroImage", "id" : "ITEM-2", "issued" : { "date-parts" : [ [ "2013", "5", "1" ] ] }, "page" : "75-83", "publisher" : "Academic Press", "title" : "Identifying the sources of the pulse artefact in EEG recordings made inside an MR scanner", "type" : "article-journal", "volume" : "71" }, "uris" : [ "http://www.mendeley.com/documents/?uuid=8eb2753d-2361-3a5f-9ca8-6aa56554b626" ] } ], "mendeley" : { "formattedCitation" : "(Iannotti et al., 2014; Mullinger, Havenhand, &amp; Bowtell, 2013)", "manualFormatting" : "(i.e., ballistocardiac artefacts; Iannotti et al., 2014; Mullinger, Havenhand, &amp; Bowtell, 2013)", "plainTextFormattedCitation" : "(Iannotti et al., 2014; Mullinger, Havenhand, &amp; Bowtell, 2013)", "previouslyFormattedCitation" : "(Iannotti et al., 2014; Mullinger, Havenhand, &amp; Bowtell, 2013)" }, "properties" : {  }, "schema" : "https://github.com/citation-style-language/schema/raw/master/csl-citation.json" }</w:instrText>
      </w:r>
      <w:r w:rsidR="009C7CCB">
        <w:rPr>
          <w:sz w:val="24"/>
        </w:rPr>
        <w:fldChar w:fldCharType="separate"/>
      </w:r>
      <w:r w:rsidR="009C7CCB" w:rsidRPr="009C7CCB">
        <w:rPr>
          <w:noProof/>
          <w:sz w:val="24"/>
        </w:rPr>
        <w:t>(</w:t>
      </w:r>
      <w:r w:rsidR="009C7CCB">
        <w:rPr>
          <w:noProof/>
          <w:sz w:val="24"/>
        </w:rPr>
        <w:t>i.e.</w:t>
      </w:r>
      <w:r w:rsidR="00026DB5">
        <w:rPr>
          <w:noProof/>
          <w:sz w:val="24"/>
        </w:rPr>
        <w:t>,</w:t>
      </w:r>
      <w:r w:rsidR="009C7CCB">
        <w:rPr>
          <w:noProof/>
          <w:sz w:val="24"/>
        </w:rPr>
        <w:t xml:space="preserve"> </w:t>
      </w:r>
      <w:r w:rsidR="002F1F9A">
        <w:rPr>
          <w:noProof/>
          <w:sz w:val="24"/>
        </w:rPr>
        <w:t>ballistocardiac</w:t>
      </w:r>
      <w:r w:rsidR="009C7CCB">
        <w:rPr>
          <w:noProof/>
          <w:sz w:val="24"/>
        </w:rPr>
        <w:t xml:space="preserve"> artefacts; </w:t>
      </w:r>
      <w:r w:rsidR="009C7CCB" w:rsidRPr="009C7CCB">
        <w:rPr>
          <w:noProof/>
          <w:sz w:val="24"/>
        </w:rPr>
        <w:t>Iannotti et al., 2014; Mullinger, Havenhand, &amp; Bowtell, 2013)</w:t>
      </w:r>
      <w:r w:rsidR="009C7CCB">
        <w:rPr>
          <w:sz w:val="24"/>
        </w:rPr>
        <w:fldChar w:fldCharType="end"/>
      </w:r>
      <w:r w:rsidR="009C7CCB">
        <w:rPr>
          <w:sz w:val="24"/>
        </w:rPr>
        <w:t xml:space="preserve">. </w:t>
      </w:r>
    </w:p>
    <w:p w14:paraId="03F0E150" w14:textId="325B5FC3" w:rsidR="006B459A" w:rsidRDefault="009C7CCB" w:rsidP="00C0675B">
      <w:pPr>
        <w:spacing w:after="0" w:line="360" w:lineRule="auto"/>
        <w:ind w:firstLine="425"/>
        <w:jc w:val="both"/>
        <w:rPr>
          <w:sz w:val="24"/>
        </w:rPr>
      </w:pPr>
      <w:r>
        <w:rPr>
          <w:sz w:val="24"/>
        </w:rPr>
        <w:t>Gradient artefacts</w:t>
      </w:r>
      <w:r w:rsidR="00C0675B">
        <w:rPr>
          <w:sz w:val="24"/>
        </w:rPr>
        <w:t xml:space="preserve"> (GA)</w:t>
      </w:r>
      <w:r>
        <w:rPr>
          <w:sz w:val="24"/>
        </w:rPr>
        <w:t xml:space="preserve"> are largely stationary and periodic changes in the EEG signal. They are most striking due to their</w:t>
      </w:r>
      <w:r w:rsidR="00BF0919">
        <w:rPr>
          <w:sz w:val="24"/>
        </w:rPr>
        <w:t xml:space="preserve"> high</w:t>
      </w:r>
      <w:r>
        <w:rPr>
          <w:sz w:val="24"/>
        </w:rPr>
        <w:t xml:space="preserve"> amplitude. Moreover, their characteristic shape and occurrence at a rate </w:t>
      </w:r>
      <w:r w:rsidR="00231791">
        <w:rPr>
          <w:sz w:val="24"/>
        </w:rPr>
        <w:t>parallel</w:t>
      </w:r>
      <w:r>
        <w:rPr>
          <w:sz w:val="24"/>
        </w:rPr>
        <w:t xml:space="preserve"> to the repetition time (TR) set in the echo-planar imaging (EPI) sequence make them easy to spot.</w:t>
      </w:r>
      <w:r w:rsidR="00FC6165">
        <w:rPr>
          <w:sz w:val="24"/>
        </w:rPr>
        <w:t xml:space="preserve"> By contrast, </w:t>
      </w:r>
      <w:r w:rsidR="002F1F9A">
        <w:rPr>
          <w:sz w:val="24"/>
        </w:rPr>
        <w:t>ballistocardiac</w:t>
      </w:r>
      <w:r w:rsidR="00FC6165">
        <w:rPr>
          <w:sz w:val="24"/>
        </w:rPr>
        <w:t xml:space="preserve"> artefacts</w:t>
      </w:r>
      <w:r w:rsidR="009143A4">
        <w:rPr>
          <w:sz w:val="24"/>
        </w:rPr>
        <w:t xml:space="preserve"> (BCA)</w:t>
      </w:r>
      <w:r w:rsidR="00FC6165">
        <w:rPr>
          <w:sz w:val="24"/>
        </w:rPr>
        <w:t xml:space="preserve"> arise from small movements of electric </w:t>
      </w:r>
      <w:r w:rsidR="00BF0919">
        <w:rPr>
          <w:sz w:val="24"/>
        </w:rPr>
        <w:t xml:space="preserve">charges </w:t>
      </w:r>
      <w:r w:rsidR="00FC6165">
        <w:rPr>
          <w:sz w:val="24"/>
        </w:rPr>
        <w:t xml:space="preserve">within the magnetic field </w:t>
      </w:r>
      <w:r w:rsidR="00FC6165">
        <w:rPr>
          <w:sz w:val="24"/>
        </w:rPr>
        <w:fldChar w:fldCharType="begin" w:fldLock="1"/>
      </w:r>
      <w:r w:rsidR="00FC6165">
        <w:rPr>
          <w:sz w:val="24"/>
        </w:rPr>
        <w:instrText>ADDIN CSL_CITATION { "citationItems" : [ { "id" : "ITEM-1", "itemData" : { "DOI" : "10.1002/hbm.20891", "ISSN" : "10659471", "author" : [ { "dropping-particle" : "", "family" : "Yan", "given" : "Winston X.", "non-dropping-particle" : "", "parse-names" : false, "suffix" : "" }, { "dropping-particle" : "", "family" : "Mullinger", "given" : "Karen J.", "non-dropping-particle" : "", "parse-names" : false, "suffix" : "" }, { "dropping-particle" : "", "family" : "Geirsdottir", "given" : "Gerda B.", "non-dropping-particle" : "", "parse-names" : false, "suffix" : "" }, { "dropping-particle" : "", "family" : "Bowtell", "given" : "Richard", "non-dropping-particle" : "", "parse-names" : false, "suffix" : "" } ], "container-title" : "Human Brain Mapping", "id" : "ITEM-1", "issued" : { "date-parts" : [ [ "2009" ] ] }, "page" : "NA-NA", "title" : "Physical modeling of pulse artefact sources in simultaneous EEG/fMRI", "type" : "article-journal" }, "uris" : [ "http://www.mendeley.com/documents/?uuid=6ec3f54a-ca26-37d0-a3e5-3272f5e71584" ] }, { "id" : "ITEM-2", "itemData" : { "DOI" : "10.1016/J.NEUROIMAGE.2012.12.070", "ISSN" : "1053-8119", "abstract" : "EEG recordings made during concurrent fMRI are confounded by the pulse artefact (PA), which although smaller than the gradient artefact is often more problematic because of its variability over multiple cardiac cycles. A better understanding of the PA is needed in order to generate improved methods for reducing its effect in EEG\u2013fMRI experiments. Here we performed a study aimed at identifying the relative contributions of three putative sources of the PA (cardiac-pulse-driven head rotation, the Hall effect due to pulsatile blood flow and pulse-driven expansion of the scalp) to its amplitude and variability. EEG recordings were made from 6 subjects lying in a 3T scanner. Accelerometers were fixed on the forehead and temple to monitor head motion. A bite-bar and vacuum cushion were used to restrain the head, thus greatly attenuating the contribution of cardiac-driven head rotation to the PA, while an insulating layer placed between the head and the EEG electrodes was used to eliminate the Hall voltage contribution. Using the root mean square (RMS) amplitude of the PA averaged over leads and time as a measure of the PA amplitude, we found that head restraint and insulating layer reduced the PA by 61% and 42%, respectively, when compared with the PA induced with the subject relaxed, indicating that cardiac-pulse-driven head rotation is the dominant source of the PA. With both the insulating layer and head restraint in place, the PA was reduced in RMS amplitude by 78% compared with the relaxed condition, the remaining PA contribution resulting from scalp expansion or residual head motion. The variance of the PA across cardiac cycles was more strongly reduced by the insulating layer than the head restraint, indicating that the flow-induced Hall voltage makes a larger contribution than pulse-driven head rotation to the variability of the PA.", "author" : [ { "dropping-particle" : "", "family" : "Mullinger", "given" : "Karen J.", "non-dropping-particle" : "", "parse-names" : false, "suffix" : "" }, { "dropping-particle" : "", "family" : "Havenhand", "given" : "Jade", "non-dropping-particle" : "", "parse-names" : false, "suffix" : "" }, { "dropping-particle" : "", "family" : "Bowtell", "given" : "Richard", "non-dropping-particle" : "", "parse-names" : false, "suffix" : "" } ], "container-title" : "NeuroImage", "id" : "ITEM-2", "issued" : { "date-parts" : [ [ "2013", "5", "1" ] ] }, "page" : "75-83", "publisher" : "Academic Press", "title" : "Identifying the sources of the pulse artefact in EEG recordings made inside an MR scanner", "type" : "article-journal", "volume" : "71" }, "uris" : [ "http://www.mendeley.com/documents/?uuid=8eb2753d-2361-3a5f-9ca8-6aa56554b626" ] } ], "mendeley" : { "formattedCitation" : "(Mullinger et al., 2013; Yan, Mullinger, Geirsdottir, &amp; Bowtell, 2009)", "plainTextFormattedCitation" : "(Mullinger et al., 2013; Yan, Mullinger, Geirsdottir, &amp; Bowtell, 2009)", "previouslyFormattedCitation" : "(Mullinger et al., 2013; Yan, Mullinger, Geirsdottir, &amp; Bowtell, 2009)" }, "properties" : {  }, "schema" : "https://github.com/citation-style-language/schema/raw/master/csl-citation.json" }</w:instrText>
      </w:r>
      <w:r w:rsidR="00FC6165">
        <w:rPr>
          <w:sz w:val="24"/>
        </w:rPr>
        <w:fldChar w:fldCharType="separate"/>
      </w:r>
      <w:r w:rsidR="00FC6165" w:rsidRPr="00FC6165">
        <w:rPr>
          <w:noProof/>
          <w:sz w:val="24"/>
        </w:rPr>
        <w:t>(Mullinger et al., 2013; Yan, Mullinger, Geirsdottir, &amp; Bowtell, 2009)</w:t>
      </w:r>
      <w:r w:rsidR="00FC6165">
        <w:rPr>
          <w:sz w:val="24"/>
        </w:rPr>
        <w:fldChar w:fldCharType="end"/>
      </w:r>
      <w:r w:rsidR="00FC6165">
        <w:rPr>
          <w:sz w:val="24"/>
        </w:rPr>
        <w:t xml:space="preserve">. </w:t>
      </w:r>
      <w:r w:rsidR="00170A14">
        <w:rPr>
          <w:sz w:val="24"/>
        </w:rPr>
        <w:t>Most</w:t>
      </w:r>
      <w:r w:rsidR="0028618B">
        <w:rPr>
          <w:sz w:val="24"/>
        </w:rPr>
        <w:t xml:space="preserve"> notable</w:t>
      </w:r>
      <w:r w:rsidR="00170A14">
        <w:rPr>
          <w:sz w:val="24"/>
        </w:rPr>
        <w:t xml:space="preserve"> in terms of severity of EEG signal distortion</w:t>
      </w:r>
      <w:r w:rsidR="0028618B">
        <w:rPr>
          <w:sz w:val="24"/>
        </w:rPr>
        <w:t xml:space="preserve"> are vibrations resulting from the MRI’s helium pump </w:t>
      </w:r>
      <w:r w:rsidR="0028618B">
        <w:rPr>
          <w:sz w:val="24"/>
        </w:rPr>
        <w:fldChar w:fldCharType="begin" w:fldLock="1"/>
      </w:r>
      <w:r w:rsidR="0028618B">
        <w:rPr>
          <w:sz w:val="24"/>
        </w:rPr>
        <w:instrText>ADDIN CSL_CITATION { "citationItems" : [ { "id" : "ITEM-1", "itemData" : { "DOI" : "10.1007/s10548-014-0408-0", "ISSN" : "0896-0267", "author" : [ { "dropping-particle" : "", "family" : "Rothl\u00fcbbers", "given" : "Sven", "non-dropping-particle" : "", "parse-names" : false, "suffix" : "" }, { "dropping-particle" : "", "family" : "Relvas", "given" : "V\u00e2nia", "non-dropping-particle" : "", "parse-names" : false, "suffix" : "" }, { "dropping-particle" : "", "family" : "Leal", "given" : "Alberto", "non-dropping-particle" : "", "parse-names" : false, "suffix" : "" }, { "dropping-particle" : "", "family" : "Murta", "given" : "Teresa", "non-dropping-particle" : "", "parse-names" : false, "suffix" : "" }, { "dropping-particle" : "", "family" : "Lemieux", "given" : "Louis", "non-dropping-particle" : "", "parse-names" : false, "suffix" : "" }, { "dropping-particle" : "", "family" : "Figueiredo", "given" : "Patr\u00edcia", "non-dropping-particle" : "", "parse-names" : false, "suffix" : "" } ], "container-title" : "Brain Topography", "id" : "ITEM-1", "issue" : "2", "issued" : { "date-parts" : [ [ "2015", "3", "26" ] ] }, "page" : "208-220", "title" : "Characterisation and Reduction of the EEG Artefact Caused by the Helium Cooling Pump in the MR Environment: Validation in Epilepsy Patient Data", "type" : "article-journal", "volume" : "28" }, "uris" : [ "http://www.mendeley.com/documents/?uuid=d84ae061-3fbf-3958-a1f0-1ed7ecc506c3" ] } ], "mendeley" : { "formattedCitation" : "(Rothl\u00fcbbers et al., 2015)", "plainTextFormattedCitation" : "(Rothl\u00fcbbers et al., 2015)", "previouslyFormattedCitation" : "(Rothl\u00fcbbers et al., 2015)" }, "properties" : {  }, "schema" : "https://github.com/citation-style-language/schema/raw/master/csl-citation.json" }</w:instrText>
      </w:r>
      <w:r w:rsidR="0028618B">
        <w:rPr>
          <w:sz w:val="24"/>
        </w:rPr>
        <w:fldChar w:fldCharType="separate"/>
      </w:r>
      <w:r w:rsidR="0028618B" w:rsidRPr="0028618B">
        <w:rPr>
          <w:noProof/>
          <w:sz w:val="24"/>
        </w:rPr>
        <w:t>(Rothlübbers et al., 2015)</w:t>
      </w:r>
      <w:r w:rsidR="0028618B">
        <w:rPr>
          <w:sz w:val="24"/>
        </w:rPr>
        <w:fldChar w:fldCharType="end"/>
      </w:r>
      <w:r w:rsidR="0028618B">
        <w:rPr>
          <w:sz w:val="24"/>
        </w:rPr>
        <w:t>.</w:t>
      </w:r>
      <w:r w:rsidR="00170A14">
        <w:rPr>
          <w:sz w:val="24"/>
        </w:rPr>
        <w:t xml:space="preserve"> These are handily prevented by temporarily turning off the helium pump during simultaneous </w:t>
      </w:r>
      <w:r w:rsidR="005B664F">
        <w:rPr>
          <w:sz w:val="24"/>
        </w:rPr>
        <w:t>data acquisition</w:t>
      </w:r>
      <w:r w:rsidR="00170A14">
        <w:rPr>
          <w:sz w:val="24"/>
        </w:rPr>
        <w:t>.</w:t>
      </w:r>
      <w:r w:rsidR="00FC6165">
        <w:rPr>
          <w:sz w:val="24"/>
        </w:rPr>
        <w:t xml:space="preserve"> Yet, smaller </w:t>
      </w:r>
      <w:r w:rsidR="00170A14">
        <w:rPr>
          <w:sz w:val="24"/>
        </w:rPr>
        <w:t>motions, such as subject movement,</w:t>
      </w:r>
      <w:r w:rsidR="00FC6165">
        <w:rPr>
          <w:sz w:val="24"/>
        </w:rPr>
        <w:t xml:space="preserve"> also account for </w:t>
      </w:r>
      <w:r w:rsidR="009143A4">
        <w:rPr>
          <w:sz w:val="24"/>
        </w:rPr>
        <w:t>BCA</w:t>
      </w:r>
      <w:r w:rsidR="00FC6165">
        <w:rPr>
          <w:sz w:val="24"/>
        </w:rPr>
        <w:t xml:space="preserve">. Displacements </w:t>
      </w:r>
      <w:r w:rsidR="0028618B">
        <w:rPr>
          <w:sz w:val="24"/>
        </w:rPr>
        <w:t xml:space="preserve">of electrodes due to cerebral blood flow, </w:t>
      </w:r>
      <w:r w:rsidR="00FC6165">
        <w:rPr>
          <w:sz w:val="24"/>
        </w:rPr>
        <w:t xml:space="preserve">head </w:t>
      </w:r>
      <w:r w:rsidR="00170A14">
        <w:rPr>
          <w:sz w:val="24"/>
        </w:rPr>
        <w:t>motion</w:t>
      </w:r>
      <w:r w:rsidR="0028618B">
        <w:rPr>
          <w:sz w:val="24"/>
        </w:rPr>
        <w:t xml:space="preserve"> and muscle contraction pose a</w:t>
      </w:r>
      <w:r w:rsidR="00170A14">
        <w:rPr>
          <w:sz w:val="24"/>
        </w:rPr>
        <w:t xml:space="preserve"> serious problem to the data quality</w:t>
      </w:r>
      <w:r w:rsidR="0028618B">
        <w:rPr>
          <w:sz w:val="24"/>
        </w:rPr>
        <w:t xml:space="preserve">. </w:t>
      </w:r>
      <w:r w:rsidR="00170A14">
        <w:rPr>
          <w:sz w:val="24"/>
        </w:rPr>
        <w:t>D</w:t>
      </w:r>
      <w:r w:rsidR="006B459A">
        <w:rPr>
          <w:sz w:val="24"/>
        </w:rPr>
        <w:t xml:space="preserve">ue to its electrically conductive properties, </w:t>
      </w:r>
      <w:r w:rsidR="0028618B">
        <w:rPr>
          <w:sz w:val="24"/>
        </w:rPr>
        <w:t>even pulsatile blood flow in intracranial and large cranial arteries can account for this non-stationary, aperiodic and unobtrusive artefact group in the EEG.</w:t>
      </w:r>
      <w:r>
        <w:rPr>
          <w:sz w:val="24"/>
        </w:rPr>
        <w:t xml:space="preserve"> </w:t>
      </w:r>
    </w:p>
    <w:p w14:paraId="4B00684B" w14:textId="70085488" w:rsidR="006452B5" w:rsidRPr="006452B5" w:rsidRDefault="006B459A" w:rsidP="00382269">
      <w:pPr>
        <w:spacing w:after="0" w:line="360" w:lineRule="auto"/>
        <w:ind w:firstLine="425"/>
        <w:jc w:val="both"/>
        <w:rPr>
          <w:sz w:val="24"/>
        </w:rPr>
      </w:pPr>
      <w:r>
        <w:rPr>
          <w:sz w:val="24"/>
        </w:rPr>
        <w:t xml:space="preserve">Conversely, EEG-related artefacts in the MRI data can be prevented by a sensible experimental setup. To preserve the magnetic fields’ homogeneity within the scanner room, the </w:t>
      </w:r>
      <w:r w:rsidR="00DC140E">
        <w:rPr>
          <w:sz w:val="24"/>
        </w:rPr>
        <w:t>utilized</w:t>
      </w:r>
      <w:r>
        <w:rPr>
          <w:sz w:val="24"/>
        </w:rPr>
        <w:t xml:space="preserve"> EEG system has to be made from</w:t>
      </w:r>
      <w:r w:rsidR="00170A14">
        <w:rPr>
          <w:sz w:val="24"/>
        </w:rPr>
        <w:t xml:space="preserve"> exclusively</w:t>
      </w:r>
      <w:r>
        <w:rPr>
          <w:sz w:val="24"/>
        </w:rPr>
        <w:t xml:space="preserve"> para- or diamagnetic materials. Generally,</w:t>
      </w:r>
      <w:r w:rsidR="0077089E">
        <w:rPr>
          <w:sz w:val="24"/>
        </w:rPr>
        <w:t xml:space="preserve"> appropriately</w:t>
      </w:r>
      <w:r>
        <w:rPr>
          <w:sz w:val="24"/>
        </w:rPr>
        <w:t xml:space="preserve"> shielding electrode leads </w:t>
      </w:r>
      <w:r w:rsidR="0077089E">
        <w:rPr>
          <w:sz w:val="24"/>
        </w:rPr>
        <w:t>and</w:t>
      </w:r>
      <w:r>
        <w:rPr>
          <w:sz w:val="24"/>
        </w:rPr>
        <w:t xml:space="preserve"> other materials</w:t>
      </w:r>
      <w:r w:rsidR="0077089E">
        <w:rPr>
          <w:sz w:val="24"/>
        </w:rPr>
        <w:t xml:space="preserve"> as well as choosing MRI-compatible equipment</w:t>
      </w:r>
      <w:r>
        <w:rPr>
          <w:sz w:val="24"/>
        </w:rPr>
        <w:t xml:space="preserve"> is essential to the data quality,</w:t>
      </w:r>
      <w:r w:rsidR="002C0820">
        <w:rPr>
          <w:sz w:val="24"/>
        </w:rPr>
        <w:t xml:space="preserve"> but even</w:t>
      </w:r>
      <w:r>
        <w:rPr>
          <w:sz w:val="24"/>
        </w:rPr>
        <w:t xml:space="preserve"> more importan</w:t>
      </w:r>
      <w:r w:rsidR="00BF0919">
        <w:rPr>
          <w:sz w:val="24"/>
        </w:rPr>
        <w:t>t</w:t>
      </w:r>
      <w:r>
        <w:rPr>
          <w:sz w:val="24"/>
        </w:rPr>
        <w:t xml:space="preserve"> to the subject’s safety </w:t>
      </w:r>
      <w:r w:rsidR="0077089E">
        <w:rPr>
          <w:sz w:val="24"/>
        </w:rPr>
        <w:fldChar w:fldCharType="begin" w:fldLock="1"/>
      </w:r>
      <w:r w:rsidR="0077089E">
        <w:rPr>
          <w:sz w:val="24"/>
        </w:rPr>
        <w:instrText>ADDIN CSL_CITATION { "citationItems" : [ { "id" : "ITEM-1", "itemData" : { "DOI" : "10.1002/mrm.1910380614", "ISSN" : "07403194", "author" : [ { "dropping-particle" : "", "family" : "Lemieux", "given" : "Louis", "non-dropping-particle" : "", "parse-names" : false, "suffix" : "" }, { "dropping-particle" : "", "family" : "Allen", "given" : "Philip J.", "non-dropping-particle" : "", "parse-names" : false, "suffix" : "" }, { "dropping-particle" : "", "family" : "Franconi", "given" : "Florence", "non-dropping-particle" : "", "parse-names" : false, "suffix" : "" }, { "dropping-particle" : "", "family" : "Symms", "given" : "Mark R.", "non-dropping-particle" : "", "parse-names" : false, "suffix" : "" }, { "dropping-particle" : "", "family" : "Fish", "given" : "David K.", "non-dropping-particle" : "", "parse-names" : false, "suffix" : "" } ], "container-title" : "Magnetic Resonance in Medicine", "id" : "ITEM-1", "issue" : "6", "issued" : { "date-parts" : [ [ "1997", "12", "1" ] ] }, "page" : "943-952", "publisher" : "Wiley Subscription Services, Inc., A Wiley Company", "title" : "Recording of EEG during fMRI experiments: Patient safety", "type" : "article-journal", "volume" : "38" }, "uris" : [ "http://www.mendeley.com/documents/?uuid=a77a79a5-6ecb-300c-9efd-8df0143f3d84" ] } ], "mendeley" : { "formattedCitation" : "(Lemieux, Allen, Franconi, Symms, &amp; Fish, 1997)", "plainTextFormattedCitation" : "(Lemieux, Allen, Franconi, Symms, &amp; Fish, 1997)", "previouslyFormattedCitation" : "(Lemieux, Allen, Franconi, Symms, &amp; Fish, 1997)" }, "properties" : {  }, "schema" : "https://github.com/citation-style-language/schema/raw/master/csl-citation.json" }</w:instrText>
      </w:r>
      <w:r w:rsidR="0077089E">
        <w:rPr>
          <w:sz w:val="24"/>
        </w:rPr>
        <w:fldChar w:fldCharType="separate"/>
      </w:r>
      <w:r w:rsidR="0077089E" w:rsidRPr="0077089E">
        <w:rPr>
          <w:noProof/>
          <w:sz w:val="24"/>
        </w:rPr>
        <w:t>(Lemieux, Allen, Franconi, Symms, &amp; Fish, 1997)</w:t>
      </w:r>
      <w:r w:rsidR="0077089E">
        <w:rPr>
          <w:sz w:val="24"/>
        </w:rPr>
        <w:fldChar w:fldCharType="end"/>
      </w:r>
      <w:r w:rsidR="0077089E">
        <w:rPr>
          <w:sz w:val="24"/>
        </w:rPr>
        <w:t>.</w:t>
      </w:r>
      <w:r>
        <w:rPr>
          <w:sz w:val="24"/>
        </w:rPr>
        <w:t xml:space="preserve"> </w:t>
      </w:r>
      <w:r w:rsidR="006452B5" w:rsidRPr="006452B5">
        <w:rPr>
          <w:sz w:val="24"/>
        </w:rPr>
        <w:t xml:space="preserve">Attaching electrodes </w:t>
      </w:r>
      <w:r w:rsidR="0077089E">
        <w:rPr>
          <w:sz w:val="24"/>
        </w:rPr>
        <w:t>to a</w:t>
      </w:r>
      <w:r w:rsidR="006452B5" w:rsidRPr="006452B5">
        <w:rPr>
          <w:sz w:val="24"/>
        </w:rPr>
        <w:t xml:space="preserve"> </w:t>
      </w:r>
      <w:r w:rsidR="0077089E">
        <w:rPr>
          <w:sz w:val="24"/>
        </w:rPr>
        <w:lastRenderedPageBreak/>
        <w:t>subject</w:t>
      </w:r>
      <w:r w:rsidR="006452B5" w:rsidRPr="006452B5">
        <w:rPr>
          <w:sz w:val="24"/>
        </w:rPr>
        <w:t xml:space="preserve"> in the scanner environment </w:t>
      </w:r>
      <w:r w:rsidR="0077089E">
        <w:rPr>
          <w:sz w:val="24"/>
        </w:rPr>
        <w:t xml:space="preserve">creates risks, such as electrodes heating </w:t>
      </w:r>
      <w:r w:rsidR="00170A14">
        <w:rPr>
          <w:sz w:val="24"/>
        </w:rPr>
        <w:t xml:space="preserve">up and </w:t>
      </w:r>
      <w:r w:rsidR="0077089E">
        <w:rPr>
          <w:sz w:val="24"/>
        </w:rPr>
        <w:t>causing severe burn injuries, depend</w:t>
      </w:r>
      <w:r w:rsidR="00170A14">
        <w:rPr>
          <w:sz w:val="24"/>
        </w:rPr>
        <w:t>ing</w:t>
      </w:r>
      <w:r w:rsidR="0077089E">
        <w:rPr>
          <w:sz w:val="24"/>
        </w:rPr>
        <w:t xml:space="preserve"> on the EPI sequence and the strength of the magnetic field </w:t>
      </w:r>
      <w:r w:rsidR="0077089E">
        <w:rPr>
          <w:sz w:val="24"/>
        </w:rPr>
        <w:fldChar w:fldCharType="begin" w:fldLock="1"/>
      </w:r>
      <w:r w:rsidR="0077089E">
        <w:rPr>
          <w:sz w:val="24"/>
        </w:rPr>
        <w:instrText>ADDIN CSL_CITATION { "citationItems" : [ { "id" : "ITEM-1", "itemData" : { "DOI" : "10.1002/mrm.10310", "ISSN" : "0740-3194", "author" : [ { "dropping-particle" : "", "family" : "Yeung", "given" : "Christopher J.", "non-dropping-particle" : "", "parse-names" : false, "suffix" : "" }, { "dropping-particle" : "", "family" : "Susil", "given" : "Robert C.", "non-dropping-particle" : "", "parse-names" : false, "suffix" : "" }, { "dropping-particle" : "", "family" : "Atalar", "given" : "Ergin", "non-dropping-particle" : "", "parse-names" : false, "suffix" : "" } ], "container-title" : "Magnetic Resonance in Medicine", "id" : "ITEM-1", "issue" : "6", "issued" : { "date-parts" : [ [ "2002", "12", "1" ] ] }, "page" : "1096-1098", "publisher" : "Wiley Subscription Services, Inc., A Wiley Company", "title" : "RF heating due to conductive wires during MRI depends on the phase distribution of the transmit field", "type" : "article-journal", "volume" : "48" }, "uris" : [ "http://www.mendeley.com/documents/?uuid=eb386f14-1dd5-3da3-b5a3-d0c844846859" ] } ], "mendeley" : { "formattedCitation" : "(Yeung, Susil, &amp; Atalar, 2002)", "plainTextFormattedCitation" : "(Yeung, Susil, &amp; Atalar, 2002)", "previouslyFormattedCitation" : "(Yeung, Susil, &amp; Atalar, 2002)" }, "properties" : {  }, "schema" : "https://github.com/citation-style-language/schema/raw/master/csl-citation.json" }</w:instrText>
      </w:r>
      <w:r w:rsidR="0077089E">
        <w:rPr>
          <w:sz w:val="24"/>
        </w:rPr>
        <w:fldChar w:fldCharType="separate"/>
      </w:r>
      <w:r w:rsidR="0077089E" w:rsidRPr="0077089E">
        <w:rPr>
          <w:noProof/>
          <w:sz w:val="24"/>
        </w:rPr>
        <w:t>(Yeung, Susil, &amp; Atalar, 2002)</w:t>
      </w:r>
      <w:r w:rsidR="0077089E">
        <w:rPr>
          <w:sz w:val="24"/>
        </w:rPr>
        <w:fldChar w:fldCharType="end"/>
      </w:r>
      <w:r w:rsidR="0077089E">
        <w:rPr>
          <w:sz w:val="24"/>
        </w:rPr>
        <w:t xml:space="preserve">. </w:t>
      </w:r>
    </w:p>
    <w:p w14:paraId="69ADE1DB" w14:textId="66EE6ADF" w:rsidR="00A47CE2" w:rsidRDefault="00382269" w:rsidP="00382269">
      <w:pPr>
        <w:spacing w:after="0" w:line="360" w:lineRule="auto"/>
        <w:ind w:firstLine="425"/>
        <w:jc w:val="both"/>
        <w:rPr>
          <w:sz w:val="24"/>
        </w:rPr>
      </w:pPr>
      <w:r w:rsidRPr="00382269">
        <w:rPr>
          <w:sz w:val="24"/>
        </w:rPr>
        <w:t>In spite of these</w:t>
      </w:r>
      <w:r w:rsidR="00167BDE">
        <w:rPr>
          <w:sz w:val="24"/>
        </w:rPr>
        <w:t xml:space="preserve"> artefacts</w:t>
      </w:r>
      <w:r w:rsidR="00E75E41">
        <w:rPr>
          <w:sz w:val="24"/>
        </w:rPr>
        <w:t xml:space="preserve"> and safety requirements</w:t>
      </w:r>
      <w:r w:rsidR="00A47CE2">
        <w:rPr>
          <w:sz w:val="24"/>
        </w:rPr>
        <w:t>, simultaneous</w:t>
      </w:r>
      <w:r w:rsidR="00E75E41">
        <w:rPr>
          <w:sz w:val="24"/>
        </w:rPr>
        <w:t xml:space="preserve"> compared to </w:t>
      </w:r>
      <w:r w:rsidR="00113B0F">
        <w:rPr>
          <w:sz w:val="24"/>
        </w:rPr>
        <w:t>separate</w:t>
      </w:r>
      <w:r w:rsidR="00E75E41">
        <w:rPr>
          <w:sz w:val="24"/>
        </w:rPr>
        <w:t xml:space="preserve"> EEG-fMRI</w:t>
      </w:r>
      <w:r w:rsidR="00A47CE2">
        <w:rPr>
          <w:sz w:val="24"/>
        </w:rPr>
        <w:t xml:space="preserve"> recordings yield the greater po</w:t>
      </w:r>
      <w:r w:rsidR="00EB489F">
        <w:rPr>
          <w:sz w:val="24"/>
        </w:rPr>
        <w:t xml:space="preserve">tential. While free from </w:t>
      </w:r>
      <w:r>
        <w:rPr>
          <w:sz w:val="24"/>
        </w:rPr>
        <w:t>artefacts</w:t>
      </w:r>
      <w:r w:rsidR="00EB489F">
        <w:rPr>
          <w:sz w:val="24"/>
        </w:rPr>
        <w:t xml:space="preserve">, </w:t>
      </w:r>
      <w:r w:rsidR="00113B0F">
        <w:rPr>
          <w:sz w:val="24"/>
        </w:rPr>
        <w:t>separate</w:t>
      </w:r>
      <w:r w:rsidR="00EB489F">
        <w:rPr>
          <w:sz w:val="24"/>
        </w:rPr>
        <w:t xml:space="preserve"> recordings </w:t>
      </w:r>
      <w:r>
        <w:rPr>
          <w:sz w:val="24"/>
        </w:rPr>
        <w:t>do not</w:t>
      </w:r>
      <w:r w:rsidR="009C56B6">
        <w:rPr>
          <w:sz w:val="24"/>
        </w:rPr>
        <w:t xml:space="preserve"> represent identical psychological processes in test subjects</w:t>
      </w:r>
      <w:r>
        <w:rPr>
          <w:sz w:val="24"/>
        </w:rPr>
        <w:t>.</w:t>
      </w:r>
      <w:r w:rsidR="00FE0FB5">
        <w:rPr>
          <w:sz w:val="24"/>
        </w:rPr>
        <w:t xml:space="preserve"> No brain activation </w:t>
      </w:r>
      <w:r w:rsidR="00E00342">
        <w:rPr>
          <w:sz w:val="24"/>
        </w:rPr>
        <w:t>at</w:t>
      </w:r>
      <w:r w:rsidR="00FE0FB5">
        <w:rPr>
          <w:sz w:val="24"/>
        </w:rPr>
        <w:t xml:space="preserve"> a given time point in a given experiment can be perfectly replicated</w:t>
      </w:r>
      <w:r w:rsidR="00E14476">
        <w:rPr>
          <w:sz w:val="24"/>
        </w:rPr>
        <w:t>.</w:t>
      </w:r>
      <w:r w:rsidR="00FE0FB5">
        <w:rPr>
          <w:sz w:val="24"/>
        </w:rPr>
        <w:t xml:space="preserve"> </w:t>
      </w:r>
      <w:r w:rsidR="002A47B0">
        <w:rPr>
          <w:sz w:val="24"/>
        </w:rPr>
        <w:t>Using human subjects implies that the dependent variable (i.e.</w:t>
      </w:r>
      <w:r w:rsidR="00026DB5">
        <w:rPr>
          <w:sz w:val="24"/>
        </w:rPr>
        <w:t>,</w:t>
      </w:r>
      <w:r w:rsidR="002A47B0">
        <w:rPr>
          <w:sz w:val="24"/>
        </w:rPr>
        <w:t xml:space="preserve"> physiological signal variation) is influenced by several individual processes, which experimenters are unable to </w:t>
      </w:r>
      <w:r w:rsidR="00C44B51">
        <w:rPr>
          <w:sz w:val="24"/>
        </w:rPr>
        <w:t>account</w:t>
      </w:r>
      <w:r w:rsidR="002A47B0">
        <w:rPr>
          <w:sz w:val="24"/>
        </w:rPr>
        <w:t xml:space="preserve"> for</w:t>
      </w:r>
      <w:r w:rsidR="00FE0FB5">
        <w:rPr>
          <w:sz w:val="24"/>
        </w:rPr>
        <w:t>.</w:t>
      </w:r>
      <w:r>
        <w:rPr>
          <w:sz w:val="24"/>
        </w:rPr>
        <w:t xml:space="preserve"> Even when performing identical experiments with the same experimental protocol, the timelines of signal changes in the two experiments eventually diverge.</w:t>
      </w:r>
      <w:r w:rsidR="00FE0FB5">
        <w:rPr>
          <w:sz w:val="24"/>
        </w:rPr>
        <w:t xml:space="preserve"> Thus, </w:t>
      </w:r>
      <w:r w:rsidR="002A47B0">
        <w:rPr>
          <w:sz w:val="24"/>
        </w:rPr>
        <w:t xml:space="preserve">in </w:t>
      </w:r>
      <w:r w:rsidR="00113B0F">
        <w:rPr>
          <w:sz w:val="24"/>
        </w:rPr>
        <w:t>separate</w:t>
      </w:r>
      <w:r w:rsidR="002A47B0">
        <w:rPr>
          <w:sz w:val="24"/>
        </w:rPr>
        <w:t xml:space="preserve"> EEG-fMRI </w:t>
      </w:r>
      <w:r w:rsidR="00FE0FB5">
        <w:rPr>
          <w:sz w:val="24"/>
        </w:rPr>
        <w:t xml:space="preserve">it is </w:t>
      </w:r>
      <w:r w:rsidR="00C44B51">
        <w:rPr>
          <w:sz w:val="24"/>
        </w:rPr>
        <w:t>ill-advised</w:t>
      </w:r>
      <w:r w:rsidR="00FE0FB5">
        <w:rPr>
          <w:sz w:val="24"/>
        </w:rPr>
        <w:t xml:space="preserve"> to relate for instance single-trial EEG and </w:t>
      </w:r>
      <w:r w:rsidR="002A47B0">
        <w:rPr>
          <w:sz w:val="24"/>
        </w:rPr>
        <w:t>f</w:t>
      </w:r>
      <w:r w:rsidR="00FE0FB5">
        <w:rPr>
          <w:sz w:val="24"/>
        </w:rPr>
        <w:t xml:space="preserve">MRI signals, </w:t>
      </w:r>
      <w:r w:rsidR="002A47B0">
        <w:rPr>
          <w:sz w:val="24"/>
        </w:rPr>
        <w:t>because</w:t>
      </w:r>
      <w:r w:rsidR="00FE0FB5">
        <w:rPr>
          <w:sz w:val="24"/>
        </w:rPr>
        <w:t xml:space="preserve"> they were acquired </w:t>
      </w:r>
      <w:r w:rsidR="00821192">
        <w:rPr>
          <w:sz w:val="24"/>
        </w:rPr>
        <w:t>successively instead of concurrently.</w:t>
      </w:r>
      <w:r w:rsidR="009C56B6">
        <w:rPr>
          <w:sz w:val="24"/>
        </w:rPr>
        <w:t xml:space="preserve"> </w:t>
      </w:r>
      <w:r w:rsidR="00821192">
        <w:rPr>
          <w:sz w:val="24"/>
        </w:rPr>
        <w:t>O</w:t>
      </w:r>
      <w:r w:rsidR="009C56B6">
        <w:rPr>
          <w:sz w:val="24"/>
        </w:rPr>
        <w:t>ther problems, such as training effects, habituation or fatigue</w:t>
      </w:r>
      <w:r w:rsidR="00821192">
        <w:rPr>
          <w:sz w:val="24"/>
        </w:rPr>
        <w:t xml:space="preserve">, further add to the limitations of </w:t>
      </w:r>
      <w:r w:rsidR="00113B0F">
        <w:rPr>
          <w:sz w:val="24"/>
        </w:rPr>
        <w:t>separate</w:t>
      </w:r>
      <w:r w:rsidR="00821192">
        <w:rPr>
          <w:sz w:val="24"/>
        </w:rPr>
        <w:t xml:space="preserve"> recordings</w:t>
      </w:r>
      <w:r w:rsidR="009C56B6">
        <w:rPr>
          <w:sz w:val="24"/>
        </w:rPr>
        <w:t>.</w:t>
      </w:r>
    </w:p>
    <w:p w14:paraId="4EBE7BE1" w14:textId="35D553D3" w:rsidR="009F76CC" w:rsidRDefault="00FD2D22" w:rsidP="00167BDE">
      <w:pPr>
        <w:tabs>
          <w:tab w:val="left" w:pos="5812"/>
        </w:tabs>
        <w:spacing w:after="0" w:line="360" w:lineRule="auto"/>
        <w:ind w:firstLine="425"/>
        <w:jc w:val="both"/>
        <w:rPr>
          <w:sz w:val="24"/>
        </w:rPr>
      </w:pPr>
      <w:r>
        <w:rPr>
          <w:sz w:val="24"/>
        </w:rPr>
        <w:t xml:space="preserve">Perhaps even more </w:t>
      </w:r>
      <w:r w:rsidR="003B113E">
        <w:rPr>
          <w:sz w:val="24"/>
        </w:rPr>
        <w:t>notable</w:t>
      </w:r>
      <w:r w:rsidR="002B5764">
        <w:rPr>
          <w:sz w:val="24"/>
        </w:rPr>
        <w:t xml:space="preserve"> than the complementing spatial and temporal </w:t>
      </w:r>
      <w:r w:rsidR="00AD6DA1">
        <w:rPr>
          <w:sz w:val="24"/>
        </w:rPr>
        <w:t>resolutions</w:t>
      </w:r>
      <w:r w:rsidR="002B5764">
        <w:rPr>
          <w:sz w:val="24"/>
        </w:rPr>
        <w:t xml:space="preserve"> in combined EEG and fMRI is the benefit stemming from their</w:t>
      </w:r>
      <w:r w:rsidR="00FF4A54">
        <w:rPr>
          <w:sz w:val="24"/>
        </w:rPr>
        <w:t xml:space="preserve"> physiological relation. Variation in </w:t>
      </w:r>
      <w:r w:rsidR="00AD6DA1">
        <w:rPr>
          <w:sz w:val="24"/>
        </w:rPr>
        <w:t>LFP often bears</w:t>
      </w:r>
      <w:r>
        <w:rPr>
          <w:sz w:val="24"/>
        </w:rPr>
        <w:t xml:space="preserve"> more similarity to changes in BOLD than to recordings of single cell </w:t>
      </w:r>
      <w:r w:rsidR="00FF4A54">
        <w:rPr>
          <w:sz w:val="24"/>
        </w:rPr>
        <w:t>activity</w:t>
      </w:r>
      <w:r w:rsidR="00AD6DA1">
        <w:rPr>
          <w:sz w:val="24"/>
        </w:rPr>
        <w:t xml:space="preserve"> or MUA</w:t>
      </w:r>
      <w:r>
        <w:rPr>
          <w:sz w:val="24"/>
        </w:rPr>
        <w:t xml:space="preserve"> </w:t>
      </w:r>
      <w:r>
        <w:rPr>
          <w:sz w:val="24"/>
        </w:rPr>
        <w:fldChar w:fldCharType="begin" w:fldLock="1"/>
      </w:r>
      <w:r w:rsidR="00993314">
        <w:rPr>
          <w:sz w:val="24"/>
        </w:rPr>
        <w:instrText>ADDIN CSL_CITATION { "citationItems" : [ { "id" : "ITEM-1", "itemData" : { "DOI" : "10.1038/35084005", "ISBN" : "0028-0836 (Print)\\r0028-0836 (Linking)", "ISSN" : "0028-0836", "PMID" : "11449264", "abstract" : "Functional magnetic resonance imaging (fMRI) is widely used to study the operational organization of the human brain, but the exact relationship between the measured fMRI signal and the underlying neural activity is unclear. Here we present simultaneous intracortical recordings of neural signals and fMRI responses. We compared local field potentials (LFPs), single- and multi-unit spiking activity with highly spatio-temporally resolved blood-oxygen-level-dependent (BOLD) fMRI responses from the visual cortex of monkeys. The largest magnitude changes were observed in LFPs, which at recording sites characterized by transient responses were the only signal that significantly correlated with the haemodynamic response. Linear systems analysis on a trial-by-trial basis showed that the impulse response of the neurovascular system is both animal- and site-specific, and that LFPs yield a better estimate of BOLD responses than the multi-unit responses. These findings suggest that the BOLD contrast mechanism reflects the input and intracortical processing of a given area rather than its spiking output.", "author" : [ { "dropping-particle" : "", "family" : "Logothetis", "given" : "Nikos K", "non-dropping-particle" : "", "parse-names" : false, "suffix" : "" }, { "dropping-particle" : "", "family" : "Pauls", "given" : "Jon", "non-dropping-particle" : "", "parse-names" : false, "suffix" : "" }, { "dropping-particle" : "", "family" : "Augath", "given" : "Mark", "non-dropping-particle" : "", "parse-names" : false, "suffix" : "" }, { "dropping-particle" : "", "family" : "Trinath", "given" : "Torsten", "non-dropping-particle" : "", "parse-names" : false, "suffix" : "" }, { "dropping-particle" : "", "family" : "Oeltermann", "given" : "Axel", "non-dropping-particle" : "", "parse-names" : false, "suffix" : "" } ], "container-title" : "Nature", "id" : "ITEM-1", "issue" : "6843", "issued" : { "date-parts" : [ [ "2001" ] ] }, "page" : "150-157", "title" : "Neurophysiological investigation of the basis of the fMRI signal", "type" : "article-journal", "volume" : "412" }, "uris" : [ "http://www.mendeley.com/documents/?uuid=9ff840bc-7b65-3c5d-ba24-a151fbcbdf81" ] } ], "mendeley" : { "formattedCitation" : "(Logothetis, Pauls, Augath, Trinath, &amp; Oeltermann, 2001)", "plainTextFormattedCitation" : "(Logothetis, Pauls, Augath, Trinath, &amp; Oeltermann, 2001)", "previouslyFormattedCitation" : "(Logothetis, Pauls, Augath, Trinath, &amp; Oeltermann, 2001)" }, "properties" : {  }, "schema" : "https://github.com/citation-style-language/schema/raw/master/csl-citation.json" }</w:instrText>
      </w:r>
      <w:r>
        <w:rPr>
          <w:sz w:val="24"/>
        </w:rPr>
        <w:fldChar w:fldCharType="separate"/>
      </w:r>
      <w:r w:rsidRPr="00FD2D22">
        <w:rPr>
          <w:noProof/>
          <w:sz w:val="24"/>
        </w:rPr>
        <w:t>(Logothetis, Pauls, Augath, Trinath, &amp; Oeltermann, 2001)</w:t>
      </w:r>
      <w:r>
        <w:rPr>
          <w:sz w:val="24"/>
        </w:rPr>
        <w:fldChar w:fldCharType="end"/>
      </w:r>
      <w:r w:rsidR="00F87D8A">
        <w:rPr>
          <w:sz w:val="24"/>
        </w:rPr>
        <w:t>.</w:t>
      </w:r>
      <w:r>
        <w:rPr>
          <w:sz w:val="24"/>
        </w:rPr>
        <w:t xml:space="preserve"> </w:t>
      </w:r>
      <w:r w:rsidR="00B0616D">
        <w:rPr>
          <w:sz w:val="24"/>
        </w:rPr>
        <w:t>At the same time</w:t>
      </w:r>
      <w:r w:rsidR="00F87D8A">
        <w:rPr>
          <w:sz w:val="24"/>
        </w:rPr>
        <w:t>,</w:t>
      </w:r>
      <w:r>
        <w:rPr>
          <w:sz w:val="24"/>
        </w:rPr>
        <w:t xml:space="preserve"> it is irrefutable that EEG and fMRI </w:t>
      </w:r>
      <w:r w:rsidR="00C320B4">
        <w:rPr>
          <w:sz w:val="24"/>
        </w:rPr>
        <w:t>re</w:t>
      </w:r>
      <w:r>
        <w:rPr>
          <w:sz w:val="24"/>
        </w:rPr>
        <w:t>present brain activity from</w:t>
      </w:r>
      <w:r w:rsidR="00F87D8A">
        <w:rPr>
          <w:sz w:val="24"/>
        </w:rPr>
        <w:t xml:space="preserve"> two very different perspectives. Considering their physiological basis, it seems plausible that modulations across experimental </w:t>
      </w:r>
      <w:r w:rsidR="00C320B4">
        <w:rPr>
          <w:sz w:val="24"/>
        </w:rPr>
        <w:t>conditions</w:t>
      </w:r>
      <w:r w:rsidR="00F87D8A">
        <w:rPr>
          <w:sz w:val="24"/>
        </w:rPr>
        <w:t xml:space="preserve"> of BOLD and EEG activity do not </w:t>
      </w:r>
      <w:r w:rsidR="00470B7E">
        <w:rPr>
          <w:sz w:val="24"/>
        </w:rPr>
        <w:t>align</w:t>
      </w:r>
      <w:r w:rsidR="00C320B4">
        <w:rPr>
          <w:sz w:val="24"/>
        </w:rPr>
        <w:t xml:space="preserve"> all the time</w:t>
      </w:r>
      <w:r w:rsidR="00470B7E">
        <w:rPr>
          <w:sz w:val="24"/>
        </w:rPr>
        <w:t xml:space="preserve"> </w:t>
      </w:r>
      <w:r w:rsidR="00F87D8A">
        <w:rPr>
          <w:sz w:val="24"/>
        </w:rPr>
        <w:t xml:space="preserve"> </w:t>
      </w:r>
      <w:r w:rsidR="00F87D8A">
        <w:rPr>
          <w:sz w:val="24"/>
        </w:rPr>
        <w:fldChar w:fldCharType="begin" w:fldLock="1"/>
      </w:r>
      <w:r w:rsidR="00167BDE">
        <w:rPr>
          <w:sz w:val="24"/>
        </w:rPr>
        <w:instrText>ADDIN CSL_CITATION { "citationItems" : [ { "id" : "ITEM-1", "itemData" : { "author" : [ { "dropping-particle" : "", "family" : "Im", "given" : "CH", "non-dropping-particle" : "", "parse-names" : false, "suffix" : "" }, { "dropping-particle" : "", "family" : "Jung", "given" : "HK", "non-dropping-particle" : "", "parse-names" : false, "suffix" : "" }, { "dropping-particle" : "", "family" : "Fujimaki", "given" : "N", "non-dropping-particle" : "", "parse-names" : false, "suffix" : "" } ], "container-title" : "Human brain mapping", "id" : "ITEM-1", "issued" : { "date-parts" : [ [ "2005" ] ] }, "title" : "fMRI\u2010constrained MEG source imaging and consideration of fMRI invisible sources", "type" : "article-journal" }, "uris" : [ "http://www.mendeley.com/documents/?uuid=0bc9f01b-f725-3327-b6ca-c23d4ea72052" ] }, { "id" : "ITEM-2", "itemData" : { "author" : [ { "dropping-particle" : "", "family" : "Nunez", "given" : "PL", "non-dropping-particle" : "", "parse-names" : false, "suffix" : "" }, { "dropping-particle" : "", "family" : "Silberstein", "given" : "RB", "non-dropping-particle" : "", "parse-names" : false, "suffix" : "" } ], "container-title" : "Brain topography", "id" : "ITEM-2", "issued" : { "date-parts" : [ [ "2000" ] ] }, "title" : "On the relationship of synaptic activity to macroscopic measurements: does co-registration of EEG with fMRI make sense?", "type" : "article-journal" }, "uris" : [ "http://www.mendeley.com/documents/?uuid=4fa94e0f-5311-3e97-a550-cf47717af251" ] }, { "id" : "ITEM-3", "itemData" : { "DOI" : "10.1023/A:1026683200895", "ISSN" : "08960267", "author" : [ { "dropping-particle" : "", "family" : "Nunez", "given" : "Paul L.", "non-dropping-particle" : "", "parse-names" : false, "suffix" : "" }, { "dropping-particle" : "", "family" : "Silberstein", "given" : "Richard B.", "non-dropping-particle" : "", "parse-names" : false, "suffix" : "" } ], "container-title" : "Brain Topography", "id" : "ITEM-3", "issue" : "2", "issued" : { "date-parts" : [ [ "2000" ] ] }, "page" : "79-96", "publisher" : "Kluwer Academic Publishers-Plenum Publishers", "title" : "On the Relationship of Synaptic Activity to Macroscopic Measurements: Does Co-Registration of EEG with fMRI Make Sense?", "type" : "article-journal", "volume" : "13" }, "uris" : [ "http://www.mendeley.com/documents/?uuid=b0be2cf8-b137-3146-ab37-c49a32deed42" ] } ], "mendeley" : { "formattedCitation" : "(Im, Jung, &amp; Fujimaki, 2005; P. L. Nunez &amp; Silberstein, 2000; P. Nunez &amp; Silberstein, 2000)", "manualFormatting" : "(Im, Jung, &amp; Fujimaki, 2005; Nunez &amp; Silberstein, 2000)", "plainTextFormattedCitation" : "(Im, Jung, &amp; Fujimaki, 2005; P. L. Nunez &amp; Silberstein, 2000; P. Nunez &amp; Silberstein, 2000)", "previouslyFormattedCitation" : "(Im, Jung, &amp; Fujimaki, 2005; P. L. Nunez &amp; Silberstein, 2000; P. Nunez &amp; Silberstein, 2000)" }, "properties" : {  }, "schema" : "https://github.com/citation-style-language/schema/raw/master/csl-citation.json" }</w:instrText>
      </w:r>
      <w:r w:rsidR="00F87D8A">
        <w:rPr>
          <w:sz w:val="24"/>
        </w:rPr>
        <w:fldChar w:fldCharType="separate"/>
      </w:r>
      <w:r w:rsidR="00167BDE" w:rsidRPr="00167BDE">
        <w:rPr>
          <w:noProof/>
          <w:sz w:val="24"/>
        </w:rPr>
        <w:t>(Im, Jung, &amp; Fujimaki, 2005; Nunez &amp; Silberstein, 2000)</w:t>
      </w:r>
      <w:r w:rsidR="00F87D8A">
        <w:rPr>
          <w:sz w:val="24"/>
        </w:rPr>
        <w:fldChar w:fldCharType="end"/>
      </w:r>
      <w:r w:rsidR="00470B7E" w:rsidRPr="00167BDE">
        <w:rPr>
          <w:sz w:val="24"/>
        </w:rPr>
        <w:t xml:space="preserve">. </w:t>
      </w:r>
      <w:r w:rsidR="00470B7E">
        <w:rPr>
          <w:sz w:val="24"/>
        </w:rPr>
        <w:t>Whereas EEG signals only show the result of multiple</w:t>
      </w:r>
      <w:r w:rsidR="00C320B4">
        <w:rPr>
          <w:sz w:val="24"/>
        </w:rPr>
        <w:t>, non-linear</w:t>
      </w:r>
      <w:r w:rsidR="00470B7E">
        <w:rPr>
          <w:sz w:val="24"/>
        </w:rPr>
        <w:t xml:space="preserve"> activity summations across cortical layers, changes in the BOLD signal </w:t>
      </w:r>
      <w:r w:rsidR="001A0660">
        <w:rPr>
          <w:sz w:val="24"/>
        </w:rPr>
        <w:t xml:space="preserve">reflect </w:t>
      </w:r>
      <w:r w:rsidR="00903BB0">
        <w:rPr>
          <w:sz w:val="24"/>
        </w:rPr>
        <w:t>variations of oxygen concentration</w:t>
      </w:r>
      <w:r w:rsidR="001A0660">
        <w:rPr>
          <w:sz w:val="24"/>
        </w:rPr>
        <w:t xml:space="preserve"> in different brain regions</w:t>
      </w:r>
      <w:r w:rsidR="00C320B4">
        <w:rPr>
          <w:sz w:val="24"/>
        </w:rPr>
        <w:t xml:space="preserve"> over time</w:t>
      </w:r>
      <w:r w:rsidR="001A0660">
        <w:rPr>
          <w:sz w:val="24"/>
        </w:rPr>
        <w:t>.</w:t>
      </w:r>
      <w:r w:rsidR="00DA1E6A">
        <w:rPr>
          <w:sz w:val="24"/>
        </w:rPr>
        <w:t xml:space="preserve"> </w:t>
      </w:r>
    </w:p>
    <w:p w14:paraId="2605B782" w14:textId="0A9FCC70" w:rsidR="00F9327A" w:rsidRDefault="00B80B90" w:rsidP="00167BDE">
      <w:pPr>
        <w:tabs>
          <w:tab w:val="left" w:pos="5812"/>
        </w:tabs>
        <w:spacing w:after="0" w:line="360" w:lineRule="auto"/>
        <w:ind w:firstLine="425"/>
        <w:jc w:val="both"/>
        <w:rPr>
          <w:sz w:val="24"/>
        </w:rPr>
      </w:pPr>
      <w:r>
        <w:rPr>
          <w:sz w:val="24"/>
        </w:rPr>
        <w:t xml:space="preserve">The fact that the two signals do not </w:t>
      </w:r>
      <w:r w:rsidR="00C320B4">
        <w:rPr>
          <w:sz w:val="24"/>
        </w:rPr>
        <w:t>vary identically</w:t>
      </w:r>
      <w:r>
        <w:rPr>
          <w:sz w:val="24"/>
        </w:rPr>
        <w:t xml:space="preserve"> can be regarded as an upside and a downside to concu</w:t>
      </w:r>
      <w:r w:rsidR="00903BB0">
        <w:rPr>
          <w:sz w:val="24"/>
        </w:rPr>
        <w:t>rrent EEG and fMRI recordings. For one,</w:t>
      </w:r>
      <w:r w:rsidR="00C320B4">
        <w:rPr>
          <w:sz w:val="24"/>
        </w:rPr>
        <w:t xml:space="preserve"> </w:t>
      </w:r>
      <w:r w:rsidR="000425E5">
        <w:rPr>
          <w:sz w:val="24"/>
        </w:rPr>
        <w:t>non-coinciding</w:t>
      </w:r>
      <w:r w:rsidR="00C320B4">
        <w:rPr>
          <w:sz w:val="24"/>
        </w:rPr>
        <w:t xml:space="preserve"> variation</w:t>
      </w:r>
      <w:r>
        <w:rPr>
          <w:sz w:val="24"/>
        </w:rPr>
        <w:t xml:space="preserve"> of neuronal activity and cerebral blood flow</w:t>
      </w:r>
      <w:r w:rsidR="000425E5">
        <w:rPr>
          <w:sz w:val="24"/>
        </w:rPr>
        <w:t>, also referred to as neurovascular decoupling,</w:t>
      </w:r>
      <w:r>
        <w:rPr>
          <w:sz w:val="24"/>
        </w:rPr>
        <w:t xml:space="preserve"> </w:t>
      </w:r>
      <w:r w:rsidR="00903BB0">
        <w:rPr>
          <w:sz w:val="24"/>
        </w:rPr>
        <w:t>could be seen as impeding</w:t>
      </w:r>
      <w:r w:rsidR="000425E5">
        <w:rPr>
          <w:sz w:val="24"/>
        </w:rPr>
        <w:t xml:space="preserve"> to</w:t>
      </w:r>
      <w:r>
        <w:rPr>
          <w:sz w:val="24"/>
        </w:rPr>
        <w:t xml:space="preserve"> the validation of a result</w:t>
      </w:r>
      <w:r w:rsidR="000425E5">
        <w:rPr>
          <w:sz w:val="24"/>
        </w:rPr>
        <w:t>. If the multimodal results do not correspond, this might shed doubt on a significant finding, which is</w:t>
      </w:r>
      <w:r>
        <w:rPr>
          <w:sz w:val="24"/>
        </w:rPr>
        <w:t xml:space="preserve"> </w:t>
      </w:r>
      <w:r w:rsidR="000425E5">
        <w:rPr>
          <w:sz w:val="24"/>
        </w:rPr>
        <w:t>discovered in one method but not</w:t>
      </w:r>
      <w:r>
        <w:rPr>
          <w:sz w:val="24"/>
        </w:rPr>
        <w:t xml:space="preserve"> the other</w:t>
      </w:r>
      <w:r w:rsidR="000425E5">
        <w:rPr>
          <w:sz w:val="24"/>
        </w:rPr>
        <w:t>, although the one significant finding might still be meaningful</w:t>
      </w:r>
      <w:r>
        <w:rPr>
          <w:sz w:val="24"/>
        </w:rPr>
        <w:t xml:space="preserve">. </w:t>
      </w:r>
      <w:r w:rsidR="00903BB0">
        <w:rPr>
          <w:sz w:val="24"/>
        </w:rPr>
        <w:t>However, w</w:t>
      </w:r>
      <w:r>
        <w:rPr>
          <w:sz w:val="24"/>
        </w:rPr>
        <w:t>hen relating</w:t>
      </w:r>
      <w:r w:rsidR="007F08A6">
        <w:rPr>
          <w:sz w:val="24"/>
        </w:rPr>
        <w:t>,</w:t>
      </w:r>
      <w:r>
        <w:rPr>
          <w:sz w:val="24"/>
        </w:rPr>
        <w:t xml:space="preserve"> for instance</w:t>
      </w:r>
      <w:r w:rsidR="007F08A6">
        <w:rPr>
          <w:sz w:val="24"/>
        </w:rPr>
        <w:t>,</w:t>
      </w:r>
      <w:r>
        <w:rPr>
          <w:sz w:val="24"/>
        </w:rPr>
        <w:t xml:space="preserve"> </w:t>
      </w:r>
      <w:r w:rsidR="00086333">
        <w:rPr>
          <w:sz w:val="24"/>
        </w:rPr>
        <w:t>e</w:t>
      </w:r>
      <w:r>
        <w:rPr>
          <w:sz w:val="24"/>
        </w:rPr>
        <w:t>vent-related poten</w:t>
      </w:r>
      <w:r w:rsidR="007F08A6">
        <w:rPr>
          <w:sz w:val="24"/>
        </w:rPr>
        <w:t xml:space="preserve">tials (ERP) to functional contrasts, neurovascular coupling would yield both results to be more meaningful. Plus, information from both sides aid the </w:t>
      </w:r>
      <w:r w:rsidR="007F08A6">
        <w:rPr>
          <w:sz w:val="24"/>
        </w:rPr>
        <w:lastRenderedPageBreak/>
        <w:t xml:space="preserve">interpretation and integration of results into the greater theoretical background. </w:t>
      </w:r>
      <w:r w:rsidR="00903BB0">
        <w:rPr>
          <w:sz w:val="24"/>
        </w:rPr>
        <w:t>Here</w:t>
      </w:r>
      <w:r w:rsidR="007F08A6">
        <w:rPr>
          <w:sz w:val="24"/>
        </w:rPr>
        <w:t>, neurovascular decoupling</w:t>
      </w:r>
      <w:r w:rsidR="00227097">
        <w:rPr>
          <w:sz w:val="24"/>
        </w:rPr>
        <w:t xml:space="preserve"> might</w:t>
      </w:r>
      <w:r w:rsidR="007F08A6">
        <w:rPr>
          <w:sz w:val="24"/>
        </w:rPr>
        <w:t xml:space="preserve"> </w:t>
      </w:r>
      <w:r w:rsidR="00227097">
        <w:rPr>
          <w:sz w:val="24"/>
        </w:rPr>
        <w:t xml:space="preserve">provide </w:t>
      </w:r>
      <w:r w:rsidR="000425E5">
        <w:rPr>
          <w:sz w:val="24"/>
        </w:rPr>
        <w:t xml:space="preserve">information </w:t>
      </w:r>
      <w:r w:rsidR="00227097">
        <w:rPr>
          <w:sz w:val="24"/>
        </w:rPr>
        <w:t xml:space="preserve">as </w:t>
      </w:r>
      <w:r w:rsidR="000425E5">
        <w:rPr>
          <w:sz w:val="24"/>
        </w:rPr>
        <w:t>relevant</w:t>
      </w:r>
      <w:r w:rsidR="00227097">
        <w:rPr>
          <w:sz w:val="24"/>
        </w:rPr>
        <w:t xml:space="preserve"> as </w:t>
      </w:r>
      <w:r w:rsidR="00EB2A7D">
        <w:rPr>
          <w:sz w:val="24"/>
        </w:rPr>
        <w:t xml:space="preserve">neurovascular </w:t>
      </w:r>
      <w:r w:rsidR="00227097">
        <w:rPr>
          <w:sz w:val="24"/>
        </w:rPr>
        <w:t xml:space="preserve">coupling </w:t>
      </w:r>
      <w:r w:rsidR="00227097">
        <w:rPr>
          <w:sz w:val="24"/>
        </w:rPr>
        <w:fldChar w:fldCharType="begin" w:fldLock="1"/>
      </w:r>
      <w:r w:rsidR="00993314">
        <w:rPr>
          <w:sz w:val="24"/>
        </w:rPr>
        <w:instrText>ADDIN CSL_CITATION { "citationItems" : [ { "id" : "ITEM-1", "itemData" : { "author" : [ { "dropping-particle" : "", "family" : "Rosa", "given" : "MJ", "non-dropping-particle" : "", "parse-names" : false, "suffix" : "" }, { "dropping-particle" : "", "family" : "Daunizeau", "given" : "J", "non-dropping-particle" : "", "parse-names" : false, "suffix" : "" }, { "dropping-particle" : "", "family" : "Friston", "given" : "KJ", "non-dropping-particle" : "", "parse-names" : false, "suffix" : "" } ], "container-title" : "Journal of integrative", "id" : "ITEM-1", "issued" : { "date-parts" : [ [ "2010" ] ] }, "title" : "EEG-fMRI integration: a critical review of biophysical modeling and data analysis approaches", "type" : "article-journal" }, "uris" : [ "http://www.mendeley.com/documents/?uuid=08f87eb4-0b83-33cb-bad6-8eb59d341f43" ] } ], "mendeley" : { "formattedCitation" : "(Rosa, Daunizeau, &amp; Friston, 2010)", "plainTextFormattedCitation" : "(Rosa, Daunizeau, &amp; Friston, 2010)", "previouslyFormattedCitation" : "(Rosa, Daunizeau, &amp; Friston, 2010)" }, "properties" : {  }, "schema" : "https://github.com/citation-style-language/schema/raw/master/csl-citation.json" }</w:instrText>
      </w:r>
      <w:r w:rsidR="00227097">
        <w:rPr>
          <w:sz w:val="24"/>
        </w:rPr>
        <w:fldChar w:fldCharType="separate"/>
      </w:r>
      <w:r w:rsidR="00227097" w:rsidRPr="00227097">
        <w:rPr>
          <w:noProof/>
          <w:sz w:val="24"/>
        </w:rPr>
        <w:t>(Rosa, Daunizeau, &amp; Friston, 2010)</w:t>
      </w:r>
      <w:r w:rsidR="00227097">
        <w:rPr>
          <w:sz w:val="24"/>
        </w:rPr>
        <w:fldChar w:fldCharType="end"/>
      </w:r>
      <w:r w:rsidR="00227097">
        <w:rPr>
          <w:sz w:val="24"/>
        </w:rPr>
        <w:t xml:space="preserve">. </w:t>
      </w:r>
      <w:r w:rsidR="00AE0910">
        <w:rPr>
          <w:sz w:val="24"/>
        </w:rPr>
        <w:t>D</w:t>
      </w:r>
      <w:r w:rsidR="00227097">
        <w:rPr>
          <w:sz w:val="24"/>
        </w:rPr>
        <w:t>ecoupling could be merely the result of failed signal detection</w:t>
      </w:r>
      <w:r w:rsidR="006D1AFF">
        <w:rPr>
          <w:sz w:val="24"/>
        </w:rPr>
        <w:t xml:space="preserve"> or</w:t>
      </w:r>
      <w:r w:rsidR="00167BDE">
        <w:rPr>
          <w:sz w:val="24"/>
        </w:rPr>
        <w:t xml:space="preserve"> it</w:t>
      </w:r>
      <w:r w:rsidR="00FD020D">
        <w:rPr>
          <w:sz w:val="24"/>
        </w:rPr>
        <w:t xml:space="preserve"> could be</w:t>
      </w:r>
      <w:r w:rsidR="006D1AFF">
        <w:rPr>
          <w:sz w:val="24"/>
        </w:rPr>
        <w:t xml:space="preserve"> entirely unrelated to experimental conditions</w:t>
      </w:r>
      <w:r w:rsidR="00227097">
        <w:rPr>
          <w:sz w:val="24"/>
        </w:rPr>
        <w:t xml:space="preserve">. However, it could also </w:t>
      </w:r>
      <w:r w:rsidR="006D1AFF">
        <w:rPr>
          <w:sz w:val="24"/>
        </w:rPr>
        <w:t>be attributed</w:t>
      </w:r>
      <w:r w:rsidR="00227097">
        <w:rPr>
          <w:sz w:val="24"/>
        </w:rPr>
        <w:t xml:space="preserve"> to pathological characteristics </w:t>
      </w:r>
      <w:r w:rsidR="00227097">
        <w:rPr>
          <w:sz w:val="24"/>
        </w:rPr>
        <w:fldChar w:fldCharType="begin" w:fldLock="1"/>
      </w:r>
      <w:r w:rsidR="00993314">
        <w:rPr>
          <w:sz w:val="24"/>
        </w:rPr>
        <w:instrText>ADDIN CSL_CITATION { "citationItems" : [ { "id" : "ITEM-1", "itemData" : { "DOI" : "10.1093/cercor/bhm208", "ISBN" : "1460-2199 (Electronic)\\r1047-3211 (Linking)", "ISSN" : "10473211", "PMID" : "18063563", "abstract" : "Blood oxygen level-dependent (BOLD) functional magnetic resonance imaging (fMRI) is widely used in neuroscience to study brain activity. However, BOLD fMRI does not measure neuronal activity directly but depends on cerebral blood flow (CBF), cerebral blood volume (CBV), and cerebral metabolic rate of oxygen (CMRO(2)) consumption. Using fMRI, CBV, CBF, neuronal recordings, and CMRO(2) modeling, we investigated how the signals are related during seizures in rats. We found that increases in hemodynamic, neuronal, and metabolic activity were associated with positive BOLD signals in the cortex, but with negative BOLD signals in hippocampus. Our data show that negative BOLD signals do not necessarily imply decreased neuronal activity or CBF, but can result from increased neuronal activity, depending on the interplay between hemodynamics and metabolism. Caution should be used in interpreting fMRI signals because the relationship between neuronal activity and BOLD signals may depend on brain region and state and can be different during normal and pathological conditions.", "author" : [ { "dropping-particle" : "", "family" : "Schridde", "given" : "Ulrich", "non-dropping-particle" : "", "parse-names" : false, "suffix" : "" }, { "dropping-particle" : "", "family" : "Khubchandani", "given" : "Manjula", "non-dropping-particle" : "", "parse-names" : false, "suffix" : "" }, { "dropping-particle" : "", "family" : "Motelow", "given" : "Joshua E.", "non-dropping-particle" : "", "parse-names" : false, "suffix" : "" }, { "dropping-particle" : "", "family" : "Sanganahalli", "given" : "Basavaraju G.", "non-dropping-particle" : "", "parse-names" : false, "suffix" : "" }, { "dropping-particle" : "", "family" : "Hyder", "given" : "Fahmeed", "non-dropping-particle" : "", "parse-names" : false, "suffix" : "" }, { "dropping-particle" : "", "family" : "Blumenfeld", "given" : "Hal", "non-dropping-particle" : "", "parse-names" : false, "suffix" : "" } ], "container-title" : "Cerebral Cortex", "id" : "ITEM-1", "issue" : "8", "issued" : { "date-parts" : [ [ "2008", "8", "1" ] ] }, "page" : "1814-1827", "title" : "Negative BOLD with large increases in neuronal activity", "type" : "article-journal", "volume" : "18" }, "uris" : [ "http://www.mendeley.com/documents/?uuid=f5b37496-38a8-3aa8-9b0c-226e3e8b7fdb" ] } ], "mendeley" : { "formattedCitation" : "(Schridde et al., 2008)", "plainTextFormattedCitation" : "(Schridde et al., 2008)", "previouslyFormattedCitation" : "(Schridde et al., 2008)" }, "properties" : {  }, "schema" : "https://github.com/citation-style-language/schema/raw/master/csl-citation.json" }</w:instrText>
      </w:r>
      <w:r w:rsidR="00227097">
        <w:rPr>
          <w:sz w:val="24"/>
        </w:rPr>
        <w:fldChar w:fldCharType="separate"/>
      </w:r>
      <w:r w:rsidR="00227097" w:rsidRPr="00227097">
        <w:rPr>
          <w:noProof/>
          <w:sz w:val="24"/>
        </w:rPr>
        <w:t>(Schridde et al., 2008)</w:t>
      </w:r>
      <w:r w:rsidR="00227097">
        <w:rPr>
          <w:sz w:val="24"/>
        </w:rPr>
        <w:fldChar w:fldCharType="end"/>
      </w:r>
      <w:r w:rsidR="00227097">
        <w:rPr>
          <w:sz w:val="24"/>
        </w:rPr>
        <w:t>.</w:t>
      </w:r>
      <w:r w:rsidR="006D1AFF">
        <w:rPr>
          <w:sz w:val="24"/>
        </w:rPr>
        <w:t xml:space="preserve"> </w:t>
      </w:r>
    </w:p>
    <w:p w14:paraId="7CA34119" w14:textId="4AEA5AC8" w:rsidR="00DA1E6A" w:rsidRDefault="004300AB" w:rsidP="00167BDE">
      <w:pPr>
        <w:tabs>
          <w:tab w:val="left" w:pos="5812"/>
        </w:tabs>
        <w:spacing w:after="0" w:line="360" w:lineRule="auto"/>
        <w:ind w:firstLine="425"/>
        <w:jc w:val="both"/>
        <w:rPr>
          <w:sz w:val="24"/>
        </w:rPr>
      </w:pPr>
      <w:r>
        <w:rPr>
          <w:noProof/>
          <w:sz w:val="24"/>
          <w:lang w:val="de-DE" w:eastAsia="de-DE"/>
        </w:rPr>
        <mc:AlternateContent>
          <mc:Choice Requires="wpg">
            <w:drawing>
              <wp:anchor distT="0" distB="0" distL="114300" distR="114300" simplePos="0" relativeHeight="251654144" behindDoc="0" locked="0" layoutInCell="1" allowOverlap="1" wp14:anchorId="7752193C" wp14:editId="6781BA3E">
                <wp:simplePos x="0" y="0"/>
                <wp:positionH relativeFrom="column">
                  <wp:posOffset>126365</wp:posOffset>
                </wp:positionH>
                <wp:positionV relativeFrom="page">
                  <wp:posOffset>5800090</wp:posOffset>
                </wp:positionV>
                <wp:extent cx="5353050" cy="3838575"/>
                <wp:effectExtent l="0" t="12700" r="6350" b="0"/>
                <wp:wrapTopAndBottom/>
                <wp:docPr id="17" name="Gruppieren 17"/>
                <wp:cNvGraphicFramePr/>
                <a:graphic xmlns:a="http://schemas.openxmlformats.org/drawingml/2006/main">
                  <a:graphicData uri="http://schemas.microsoft.com/office/word/2010/wordprocessingGroup">
                    <wpg:wgp>
                      <wpg:cNvGrpSpPr/>
                      <wpg:grpSpPr>
                        <a:xfrm>
                          <a:off x="0" y="0"/>
                          <a:ext cx="5353050" cy="3838575"/>
                          <a:chOff x="0" y="0"/>
                          <a:chExt cx="5353050" cy="3838575"/>
                        </a:xfrm>
                      </wpg:grpSpPr>
                      <wpg:grpSp>
                        <wpg:cNvPr id="15" name="Gruppieren 15"/>
                        <wpg:cNvGrpSpPr/>
                        <wpg:grpSpPr>
                          <a:xfrm>
                            <a:off x="1257300" y="0"/>
                            <a:ext cx="2847340" cy="2819400"/>
                            <a:chOff x="123825" y="0"/>
                            <a:chExt cx="2849915" cy="2819400"/>
                          </a:xfrm>
                        </wpg:grpSpPr>
                        <wpg:grpSp>
                          <wpg:cNvPr id="13" name="Gruppieren 13"/>
                          <wpg:cNvGrpSpPr/>
                          <wpg:grpSpPr>
                            <a:xfrm>
                              <a:off x="123825" y="0"/>
                              <a:ext cx="2849915" cy="2819400"/>
                              <a:chOff x="98907" y="0"/>
                              <a:chExt cx="2276424" cy="2502535"/>
                            </a:xfrm>
                          </wpg:grpSpPr>
                          <wps:wsp>
                            <wps:cNvPr id="1" name="Ellipse 1"/>
                            <wps:cNvSpPr/>
                            <wps:spPr>
                              <a:xfrm>
                                <a:off x="98907" y="371475"/>
                                <a:ext cx="1592732" cy="1691640"/>
                              </a:xfrm>
                              <a:prstGeom prst="ellipse">
                                <a:avLst/>
                              </a:prstGeom>
                              <a:solidFill>
                                <a:srgbClr val="C00000">
                                  <a:alpha val="90000"/>
                                </a:srgbClr>
                              </a:solidFill>
                              <a:ln>
                                <a:solidFill>
                                  <a:schemeClr val="tx1">
                                    <a:lumMod val="50000"/>
                                    <a:lumOff val="50000"/>
                                  </a:schemeClr>
                                </a:solidFill>
                              </a:ln>
                              <a:scene3d>
                                <a:camera prst="orthographicFront"/>
                                <a:lightRig rig="threePt" dir="t"/>
                              </a:scene3d>
                              <a:sp3d extrusionH="76200">
                                <a:extrusionClr>
                                  <a:srgbClr val="C00000"/>
                                </a:extrusionClr>
                              </a:sp3d>
                            </wps:spPr>
                            <wps:style>
                              <a:lnRef idx="2">
                                <a:schemeClr val="accent1">
                                  <a:shade val="50000"/>
                                </a:schemeClr>
                              </a:lnRef>
                              <a:fillRef idx="1">
                                <a:schemeClr val="accent1"/>
                              </a:fillRef>
                              <a:effectRef idx="0">
                                <a:schemeClr val="accent1"/>
                              </a:effectRef>
                              <a:fontRef idx="minor">
                                <a:schemeClr val="lt1"/>
                              </a:fontRef>
                            </wps:style>
                            <wps:txbx>
                              <w:txbxContent>
                                <w:p w14:paraId="1FE78178" w14:textId="77777777" w:rsidR="000B73FD" w:rsidRPr="00EA7BDC" w:rsidRDefault="000B73FD" w:rsidP="006D1AFF">
                                  <w:pPr>
                                    <w:rPr>
                                      <w:b/>
                                      <w:color w:val="000000"/>
                                      <w:sz w:val="28"/>
                                      <w14:textFill>
                                        <w14:solidFill>
                                          <w14:srgbClr w14:val="000000">
                                            <w14:alpha w14:val="10000"/>
                                          </w14:srgbClr>
                                        </w14:soli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Ellipse 4"/>
                            <wps:cNvSpPr/>
                            <wps:spPr>
                              <a:xfrm>
                                <a:off x="781047" y="371475"/>
                                <a:ext cx="1594284" cy="1691640"/>
                              </a:xfrm>
                              <a:prstGeom prst="ellipse">
                                <a:avLst/>
                              </a:prstGeom>
                              <a:solidFill>
                                <a:srgbClr val="0070C0">
                                  <a:alpha val="90000"/>
                                </a:srgb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62A5B" w14:textId="77777777" w:rsidR="000B73FD" w:rsidRPr="00EA7BDC" w:rsidRDefault="000B73FD" w:rsidP="00EA7BDC">
                                  <w:pPr>
                                    <w:jc w:val="right"/>
                                    <w:rPr>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uppieren 12"/>
                            <wpg:cNvGrpSpPr/>
                            <wpg:grpSpPr>
                              <a:xfrm>
                                <a:off x="771525" y="0"/>
                                <a:ext cx="920115" cy="2502535"/>
                                <a:chOff x="104775" y="0"/>
                                <a:chExt cx="920115" cy="2502535"/>
                              </a:xfrm>
                            </wpg:grpSpPr>
                            <wps:wsp>
                              <wps:cNvPr id="5" name="Rechteck 5"/>
                              <wps:cNvSpPr/>
                              <wps:spPr>
                                <a:xfrm>
                                  <a:off x="104775" y="0"/>
                                  <a:ext cx="920115" cy="2502535"/>
                                </a:xfrm>
                                <a:prstGeom prst="rect">
                                  <a:avLst/>
                                </a:prstGeom>
                                <a:solidFill>
                                  <a:schemeClr val="bg2">
                                    <a:lumMod val="75000"/>
                                    <a:alpha val="16000"/>
                                  </a:schemeClr>
                                </a:solidFill>
                                <a:ln w="285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AFA37" w14:textId="77777777" w:rsidR="000B73FD" w:rsidRPr="00FD020D" w:rsidRDefault="000B73FD" w:rsidP="006D1AFF">
                                    <w:pPr>
                                      <w:jc w:val="center"/>
                                      <w:rPr>
                                        <w:color w:val="000000" w:themeColor="text1"/>
                                        <w:sz w:val="26"/>
                                        <w:szCs w:val="26"/>
                                      </w:rPr>
                                    </w:pPr>
                                    <w:r w:rsidRPr="00FD020D">
                                      <w:rPr>
                                        <w:color w:val="000000" w:themeColor="text1"/>
                                        <w:sz w:val="26"/>
                                        <w:szCs w:val="26"/>
                                      </w:rPr>
                                      <w:t>Event-related</w:t>
                                    </w:r>
                                  </w:p>
                                  <w:p w14:paraId="524E14C1" w14:textId="77777777" w:rsidR="000B73FD" w:rsidRDefault="000B73FD" w:rsidP="006D1AFF">
                                    <w:pPr>
                                      <w:jc w:val="center"/>
                                      <w:rPr>
                                        <w:color w:val="000000" w:themeColor="text1"/>
                                        <w:sz w:val="24"/>
                                      </w:rPr>
                                    </w:pPr>
                                  </w:p>
                                  <w:p w14:paraId="187F04DC" w14:textId="77777777" w:rsidR="000B73FD" w:rsidRPr="00EA7BDC" w:rsidRDefault="000B73FD" w:rsidP="006D1AFF">
                                    <w:pPr>
                                      <w:jc w:val="center"/>
                                      <w:rPr>
                                        <w:b/>
                                        <w:color w:val="000000" w:themeColor="text1"/>
                                        <w:sz w:val="24"/>
                                      </w:rPr>
                                    </w:pPr>
                                  </w:p>
                                  <w:p w14:paraId="5BEA301B" w14:textId="77777777" w:rsidR="000B73FD" w:rsidRDefault="000B73FD" w:rsidP="006D1AFF">
                                    <w:pPr>
                                      <w:jc w:val="center"/>
                                      <w:rPr>
                                        <w:color w:val="000000" w:themeColor="text1"/>
                                      </w:rPr>
                                    </w:pPr>
                                  </w:p>
                                  <w:p w14:paraId="424460E3" w14:textId="77777777" w:rsidR="000B73FD" w:rsidRDefault="000B73FD" w:rsidP="006D1AFF">
                                    <w:pPr>
                                      <w:jc w:val="center"/>
                                      <w:rPr>
                                        <w:color w:val="000000" w:themeColor="text1"/>
                                      </w:rPr>
                                    </w:pPr>
                                  </w:p>
                                  <w:p w14:paraId="5445BF94" w14:textId="77777777" w:rsidR="000B73FD" w:rsidRDefault="000B73FD" w:rsidP="006D1AFF">
                                    <w:pPr>
                                      <w:jc w:val="center"/>
                                      <w:rPr>
                                        <w:color w:val="000000" w:themeColor="text1"/>
                                      </w:rPr>
                                    </w:pPr>
                                  </w:p>
                                  <w:p w14:paraId="12D365D0" w14:textId="77777777" w:rsidR="000B73FD" w:rsidRDefault="000B73FD" w:rsidP="006D1AFF">
                                    <w:pPr>
                                      <w:jc w:val="center"/>
                                      <w:rPr>
                                        <w:color w:val="000000" w:themeColor="text1"/>
                                      </w:rPr>
                                    </w:pPr>
                                  </w:p>
                                  <w:p w14:paraId="52F59642" w14:textId="77777777" w:rsidR="000B73FD" w:rsidRDefault="000B73FD" w:rsidP="006D1AFF">
                                    <w:pPr>
                                      <w:jc w:val="center"/>
                                      <w:rPr>
                                        <w:color w:val="000000" w:themeColor="text1"/>
                                      </w:rPr>
                                    </w:pPr>
                                  </w:p>
                                  <w:p w14:paraId="32923692" w14:textId="77777777" w:rsidR="000B73FD" w:rsidRPr="00FD020D" w:rsidRDefault="000B73FD" w:rsidP="006D1AFF">
                                    <w:pPr>
                                      <w:jc w:val="center"/>
                                      <w:rPr>
                                        <w:color w:val="000000" w:themeColor="text1"/>
                                        <w:sz w:val="26"/>
                                        <w:szCs w:val="26"/>
                                      </w:rPr>
                                    </w:pPr>
                                    <w:r w:rsidRPr="00FD020D">
                                      <w:rPr>
                                        <w:color w:val="000000" w:themeColor="text1"/>
                                        <w:sz w:val="26"/>
                                        <w:szCs w:val="26"/>
                                      </w:rPr>
                                      <w:t>Unrelated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 name="Gerader Verbinder 6"/>
                              <wps:cNvCnPr/>
                              <wps:spPr>
                                <a:xfrm>
                                  <a:off x="104775" y="1200150"/>
                                  <a:ext cx="91800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8" name="Gerader Verbinder 8"/>
                              <wps:cNvCnPr/>
                              <wps:spPr>
                                <a:xfrm>
                                  <a:off x="161925" y="952500"/>
                                  <a:ext cx="190500" cy="200025"/>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9" name="Gerader Verbinder 9"/>
                              <wps:cNvCnPr/>
                              <wps:spPr>
                                <a:xfrm>
                                  <a:off x="257175" y="771525"/>
                                  <a:ext cx="352425" cy="371475"/>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10" name="Gerader Verbinder 10"/>
                              <wps:cNvCnPr/>
                              <wps:spPr>
                                <a:xfrm>
                                  <a:off x="390525" y="638175"/>
                                  <a:ext cx="495300" cy="514350"/>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11" name="Gerader Verbinder 11"/>
                              <wps:cNvCnPr/>
                              <wps:spPr>
                                <a:xfrm>
                                  <a:off x="542925" y="533400"/>
                                  <a:ext cx="390525" cy="419100"/>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s:wsp>
                          <wps:cNvPr id="217" name="Textfeld 2"/>
                          <wps:cNvSpPr txBox="1">
                            <a:spLocks noChangeArrowheads="1"/>
                          </wps:cNvSpPr>
                          <wps:spPr bwMode="auto">
                            <a:xfrm>
                              <a:off x="190550" y="1219199"/>
                              <a:ext cx="561975" cy="314325"/>
                            </a:xfrm>
                            <a:prstGeom prst="rect">
                              <a:avLst/>
                            </a:prstGeom>
                            <a:solidFill>
                              <a:srgbClr val="C00000"/>
                            </a:solidFill>
                            <a:ln w="9525">
                              <a:noFill/>
                              <a:miter lim="800000"/>
                              <a:headEnd/>
                              <a:tailEnd/>
                            </a:ln>
                          </wps:spPr>
                          <wps:txbx>
                            <w:txbxContent>
                              <w:p w14:paraId="0F7CDCA1" w14:textId="77777777" w:rsidR="000B73FD" w:rsidRPr="006503D5" w:rsidRDefault="000B73FD">
                                <w:pPr>
                                  <w:rPr>
                                    <w:b/>
                                    <w:sz w:val="28"/>
                                    <w:lang w:val="de-DE"/>
                                  </w:rPr>
                                </w:pPr>
                                <w:r w:rsidRPr="006503D5">
                                  <w:rPr>
                                    <w:b/>
                                    <w:sz w:val="28"/>
                                  </w:rPr>
                                  <w:t>EEG</w:t>
                                </w:r>
                              </w:p>
                            </w:txbxContent>
                          </wps:txbx>
                          <wps:bodyPr rot="0" vert="horz" wrap="square" lIns="91440" tIns="45720" rIns="91440" bIns="45720" anchor="ctr" anchorCtr="0">
                            <a:noAutofit/>
                          </wps:bodyPr>
                        </wps:wsp>
                        <wps:wsp>
                          <wps:cNvPr id="14" name="Textfeld 2"/>
                          <wps:cNvSpPr txBox="1">
                            <a:spLocks noChangeArrowheads="1"/>
                          </wps:cNvSpPr>
                          <wps:spPr bwMode="auto">
                            <a:xfrm>
                              <a:off x="2371696" y="1219200"/>
                              <a:ext cx="552450" cy="314324"/>
                            </a:xfrm>
                            <a:prstGeom prst="rect">
                              <a:avLst/>
                            </a:prstGeom>
                            <a:solidFill>
                              <a:srgbClr val="0070C0"/>
                            </a:solidFill>
                            <a:ln w="9525">
                              <a:noFill/>
                              <a:miter lim="800000"/>
                              <a:headEnd/>
                              <a:tailEnd/>
                            </a:ln>
                          </wps:spPr>
                          <wps:txbx>
                            <w:txbxContent>
                              <w:p w14:paraId="6A6D577F" w14:textId="77777777" w:rsidR="000B73FD" w:rsidRPr="006503D5" w:rsidRDefault="000B73FD" w:rsidP="006503D5">
                                <w:pPr>
                                  <w:rPr>
                                    <w:b/>
                                    <w:color w:val="FFFFFF" w:themeColor="background1"/>
                                    <w:sz w:val="28"/>
                                    <w:lang w:val="de-DE"/>
                                  </w:rPr>
                                </w:pPr>
                                <w:r w:rsidRPr="006503D5">
                                  <w:rPr>
                                    <w:b/>
                                    <w:color w:val="FFFFFF" w:themeColor="background1"/>
                                    <w:sz w:val="28"/>
                                  </w:rPr>
                                  <w:t>fMRI</w:t>
                                </w:r>
                              </w:p>
                            </w:txbxContent>
                          </wps:txbx>
                          <wps:bodyPr rot="0" vert="horz" wrap="square" lIns="91440" tIns="45720" rIns="91440" bIns="45720" anchor="ctr" anchorCtr="0">
                            <a:noAutofit/>
                          </wps:bodyPr>
                        </wps:wsp>
                      </wpg:grpSp>
                      <wps:wsp>
                        <wps:cNvPr id="16" name="Textfeld 2"/>
                        <wps:cNvSpPr txBox="1">
                          <a:spLocks noChangeArrowheads="1"/>
                        </wps:cNvSpPr>
                        <wps:spPr bwMode="auto">
                          <a:xfrm>
                            <a:off x="0" y="2952750"/>
                            <a:ext cx="5353050" cy="885825"/>
                          </a:xfrm>
                          <a:prstGeom prst="rect">
                            <a:avLst/>
                          </a:prstGeom>
                          <a:solidFill>
                            <a:srgbClr val="FFFFFF"/>
                          </a:solidFill>
                          <a:ln w="9525">
                            <a:noFill/>
                            <a:miter lim="800000"/>
                            <a:headEnd/>
                            <a:tailEnd/>
                          </a:ln>
                        </wps:spPr>
                        <wps:txbx>
                          <w:txbxContent>
                            <w:p w14:paraId="649D24D8" w14:textId="3A534A58" w:rsidR="000B73FD" w:rsidRPr="001250A9" w:rsidRDefault="000B73FD" w:rsidP="00420FB1">
                              <w:pPr>
                                <w:jc w:val="both"/>
                                <w:rPr>
                                  <w:color w:val="000000" w:themeColor="text1"/>
                                </w:rPr>
                              </w:pPr>
                              <w:r w:rsidRPr="001250A9">
                                <w:rPr>
                                  <w:color w:val="000000" w:themeColor="text1"/>
                                </w:rPr>
                                <w:t xml:space="preserve">Fig. 1. Illustration of variance proportions in EEG and fMRI signal attributed uniquely to EEG (red) or fMRI (blue) and event-related neurovascular coupling (striped) or event-unrelated coupling (not striped shared area) adapted from Herrmann and Debener </w:t>
                              </w:r>
                              <w:r w:rsidRPr="001250A9">
                                <w:rPr>
                                  <w:color w:val="000000" w:themeColor="text1"/>
                                </w:rPr>
                                <w:fldChar w:fldCharType="begin" w:fldLock="1"/>
                              </w:r>
                              <w:r w:rsidRPr="001250A9">
                                <w:rPr>
                                  <w:color w:val="000000" w:themeColor="text1"/>
                                </w:rPr>
                                <w:instrText>ADDIN CSL_CITATION { "citationItems" : [ { "id" : "ITEM-1", "itemData" : { "DOI" : "10.1016/j.ijpsycho.2007.06.006", "ISBN" : "0167-8760 (Print)\\r0167-8760 (Linking)", "ISSN" : "01678760", "PMID" : "17719112",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EEG-fMRI approach. We summarize the main data integration approaches developed to achieve such a combination, discuss the current state-of-the-art in this field and outline challenges for the future success of this promising approach. \u00a9 2007.", "author" : [ { "dropping-particle" : "", "family" : "Herrmann", "given" : "Christoph S", "non-dropping-particle" : "", "parse-names" : false, "suffix" : "" }, { "dropping-particle" : "", "family" : "Debener", "given" : "Stefan", "non-dropping-particle" : "", "parse-names" : false, "suffix" : "" } ], "container-title" : "International Journal of Psychophysiology", "id" : "ITEM-1", "issue" : "3", "issued" : { "date-parts" : [ [ "2008" ] ] }, "page" : "161-168", "title" : "Simultaneous recording of EEG and BOLD responses: A historical perspective", "type" : "article-journal", "volume" : "67" }, "uris" : [ "http://www.mendeley.com/documents/?uuid=64708b12-d44f-33a5-b849-15a2f41ad2e0" ] } ], "mendeley" : { "formattedCitation" : "(Herrmann &amp; Debener, 2008)", "manualFormatting" : "(2007)", "plainTextFormattedCitation" : "(Herrmann &amp; Debener, 2008)", "previouslyFormattedCitation" : "(Herrmann &amp; Debener, 2008)" }, "properties" : {  }, "schema" : "https://github.com/citation-style-language/schema/raw/master/csl-citation.json" }</w:instrText>
                              </w:r>
                              <w:r w:rsidRPr="001250A9">
                                <w:rPr>
                                  <w:color w:val="000000" w:themeColor="text1"/>
                                </w:rPr>
                                <w:fldChar w:fldCharType="separate"/>
                              </w:r>
                              <w:r w:rsidRPr="001250A9">
                                <w:rPr>
                                  <w:noProof/>
                                  <w:color w:val="000000" w:themeColor="text1"/>
                                </w:rPr>
                                <w:t>(2007)</w:t>
                              </w:r>
                              <w:r w:rsidRPr="001250A9">
                                <w:rPr>
                                  <w:color w:val="000000" w:themeColor="text1"/>
                                </w:rPr>
                                <w:fldChar w:fldCharType="end"/>
                              </w:r>
                              <w:r w:rsidRPr="001250A9">
                                <w:rPr>
                                  <w:color w:val="000000" w:themeColor="text1"/>
                                </w:rPr>
                                <w:t>.</w:t>
                              </w:r>
                            </w:p>
                          </w:txbxContent>
                        </wps:txbx>
                        <wps:bodyPr rot="0" vert="horz" wrap="square" lIns="91440" tIns="45720" rIns="91440" bIns="45720" anchor="t" anchorCtr="0">
                          <a:noAutofit/>
                        </wps:bodyPr>
                      </wps:wsp>
                    </wpg:wgp>
                  </a:graphicData>
                </a:graphic>
              </wp:anchor>
            </w:drawing>
          </mc:Choice>
          <mc:Fallback>
            <w:pict>
              <v:group w14:anchorId="7752193C" id="Gruppieren 17" o:spid="_x0000_s1026" style="position:absolute;left:0;text-align:left;margin-left:9.95pt;margin-top:456.7pt;width:421.5pt;height:302.25pt;z-index:251654144;mso-position-vertical-relative:page" coordsize="53530,383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">
                <v:group id="Gruppieren 15" o:spid="_x0000_s1027" style="position:absolute;left:12573;width:28473;height:28194" coordorigin="1238" coordsize="28499,28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uppieren 13" o:spid="_x0000_s1028" style="position:absolute;left:1238;width:28499;height:28194" coordorigin="989" coordsize="22764,250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oval id="Ellipse 1" o:spid="_x0000_s1029" style="position:absolute;left:989;top:3714;width:15927;height:169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" fillcolor="#c00000" strokecolor="gray [1629]" strokeweight="1pt">
                      <v:fill opacity="59110f"/>
                      <v:stroke joinstyle="miter"/>
                      <v:textbox>
                        <w:txbxContent>
                          <w:p w14:paraId="1FE78178" w14:textId="77777777" w:rsidR="000B73FD" w:rsidRPr="00EA7BDC" w:rsidRDefault="000B73FD" w:rsidP="006D1AFF">
                            <w:pPr>
                              <w:rPr>
                                <w:b/>
                                <w:color w:val="000000"/>
                                <w:sz w:val="28"/>
                                <w14:textFill>
                                  <w14:solidFill>
                                    <w14:srgbClr w14:val="000000">
                                      <w14:alpha w14:val="10000"/>
                                    </w14:srgbClr>
                                  </w14:solidFill>
                                </w14:textFill>
                              </w:rPr>
                            </w:pPr>
                          </w:p>
                        </w:txbxContent>
                      </v:textbox>
                    </v:oval>
                    <v:oval id="Ellipse 4" o:spid="_x0000_s1030" style="position:absolute;left:7810;top:3714;width:15943;height:169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" fillcolor="#0070c0" strokecolor="gray [1629]" strokeweight="1pt">
                      <v:fill opacity="59110f"/>
                      <v:stroke joinstyle="miter"/>
                      <v:textbox>
                        <w:txbxContent>
                          <w:p w14:paraId="3B162A5B" w14:textId="77777777" w:rsidR="000B73FD" w:rsidRPr="00EA7BDC" w:rsidRDefault="000B73FD" w:rsidP="00EA7BDC">
                            <w:pPr>
                              <w:jc w:val="right"/>
                              <w:rPr>
                                <w:b/>
                                <w:sz w:val="28"/>
                              </w:rPr>
                            </w:pPr>
                          </w:p>
                        </w:txbxContent>
                      </v:textbox>
                    </v:oval>
                    <v:group id="Gruppieren 12" o:spid="_x0000_s1031" style="position:absolute;left:7715;width:9201;height:25025" coordorigin="1047" coordsize="9201,250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rect id="Rechteck 5" o:spid="_x0000_s1032" style="position:absolute;left:1047;width:9201;height:25025;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" fillcolor="#aeaaaa [2414]" strokecolor="gray [1629]" strokeweight="2.25pt">
                        <v:fill opacity="10537f"/>
                        <v:textbox>
                          <w:txbxContent>
                            <w:p w14:paraId="78AAFA37" w14:textId="77777777" w:rsidR="000B73FD" w:rsidRPr="00FD020D" w:rsidRDefault="000B73FD" w:rsidP="006D1AFF">
                              <w:pPr>
                                <w:jc w:val="center"/>
                                <w:rPr>
                                  <w:color w:val="000000" w:themeColor="text1"/>
                                  <w:sz w:val="26"/>
                                  <w:szCs w:val="26"/>
                                </w:rPr>
                              </w:pPr>
                              <w:r w:rsidRPr="00FD020D">
                                <w:rPr>
                                  <w:color w:val="000000" w:themeColor="text1"/>
                                  <w:sz w:val="26"/>
                                  <w:szCs w:val="26"/>
                                </w:rPr>
                                <w:t>Event-related</w:t>
                              </w:r>
                            </w:p>
                            <w:p w14:paraId="524E14C1" w14:textId="77777777" w:rsidR="000B73FD" w:rsidRDefault="000B73FD" w:rsidP="006D1AFF">
                              <w:pPr>
                                <w:jc w:val="center"/>
                                <w:rPr>
                                  <w:color w:val="000000" w:themeColor="text1"/>
                                  <w:sz w:val="24"/>
                                </w:rPr>
                              </w:pPr>
                            </w:p>
                            <w:p w14:paraId="187F04DC" w14:textId="77777777" w:rsidR="000B73FD" w:rsidRPr="00EA7BDC" w:rsidRDefault="000B73FD" w:rsidP="006D1AFF">
                              <w:pPr>
                                <w:jc w:val="center"/>
                                <w:rPr>
                                  <w:b/>
                                  <w:color w:val="000000" w:themeColor="text1"/>
                                  <w:sz w:val="24"/>
                                </w:rPr>
                              </w:pPr>
                            </w:p>
                            <w:p w14:paraId="5BEA301B" w14:textId="77777777" w:rsidR="000B73FD" w:rsidRDefault="000B73FD" w:rsidP="006D1AFF">
                              <w:pPr>
                                <w:jc w:val="center"/>
                                <w:rPr>
                                  <w:color w:val="000000" w:themeColor="text1"/>
                                </w:rPr>
                              </w:pPr>
                            </w:p>
                            <w:p w14:paraId="424460E3" w14:textId="77777777" w:rsidR="000B73FD" w:rsidRDefault="000B73FD" w:rsidP="006D1AFF">
                              <w:pPr>
                                <w:jc w:val="center"/>
                                <w:rPr>
                                  <w:color w:val="000000" w:themeColor="text1"/>
                                </w:rPr>
                              </w:pPr>
                            </w:p>
                            <w:p w14:paraId="5445BF94" w14:textId="77777777" w:rsidR="000B73FD" w:rsidRDefault="000B73FD" w:rsidP="006D1AFF">
                              <w:pPr>
                                <w:jc w:val="center"/>
                                <w:rPr>
                                  <w:color w:val="000000" w:themeColor="text1"/>
                                </w:rPr>
                              </w:pPr>
                            </w:p>
                            <w:p w14:paraId="12D365D0" w14:textId="77777777" w:rsidR="000B73FD" w:rsidRDefault="000B73FD" w:rsidP="006D1AFF">
                              <w:pPr>
                                <w:jc w:val="center"/>
                                <w:rPr>
                                  <w:color w:val="000000" w:themeColor="text1"/>
                                </w:rPr>
                              </w:pPr>
                            </w:p>
                            <w:p w14:paraId="52F59642" w14:textId="77777777" w:rsidR="000B73FD" w:rsidRDefault="000B73FD" w:rsidP="006D1AFF">
                              <w:pPr>
                                <w:jc w:val="center"/>
                                <w:rPr>
                                  <w:color w:val="000000" w:themeColor="text1"/>
                                </w:rPr>
                              </w:pPr>
                            </w:p>
                            <w:p w14:paraId="32923692" w14:textId="77777777" w:rsidR="000B73FD" w:rsidRPr="00FD020D" w:rsidRDefault="000B73FD" w:rsidP="006D1AFF">
                              <w:pPr>
                                <w:jc w:val="center"/>
                                <w:rPr>
                                  <w:color w:val="000000" w:themeColor="text1"/>
                                  <w:sz w:val="26"/>
                                  <w:szCs w:val="26"/>
                                </w:rPr>
                              </w:pPr>
                              <w:r w:rsidRPr="00FD020D">
                                <w:rPr>
                                  <w:color w:val="000000" w:themeColor="text1"/>
                                  <w:sz w:val="26"/>
                                  <w:szCs w:val="26"/>
                                </w:rPr>
                                <w:t>Unrelated</w:t>
                              </w:r>
                            </w:p>
                          </w:txbxContent>
                        </v:textbox>
                      </v:rect>
                      <v:line id="Gerader Verbinder 6" o:spid="_x0000_s1033" style="position:absolute;visibility:visible;mso-wrap-style:square" from="1047,12001" to="10227,120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" strokecolor="gray [1629]" strokeweight="2.25pt">
                        <v:stroke joinstyle="miter"/>
                      </v:line>
                      <v:line id="Gerader Verbinder 8" o:spid="_x0000_s1034" style="position:absolute;visibility:visible;mso-wrap-style:square" from="1619,9525" to="3524,11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" strokecolor="gray [1629]" strokeweight="2.25pt">
                        <v:stroke dashstyle="3 1" joinstyle="miter"/>
                      </v:line>
                      <v:line id="Gerader Verbinder 9" o:spid="_x0000_s1035" style="position:absolute;visibility:visible;mso-wrap-style:square" from="2571,7715" to="6096,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" strokecolor="gray [1629]" strokeweight="2.25pt">
                        <v:stroke dashstyle="3 1" joinstyle="miter"/>
                      </v:line>
                      <v:line id="Gerader Verbinder 10" o:spid="_x0000_s1036" style="position:absolute;visibility:visible;mso-wrap-style:square" from="3905,6381" to="8858,11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" strokecolor="gray [1629]" strokeweight="2.25pt">
                        <v:stroke dashstyle="3 1" joinstyle="miter"/>
                      </v:line>
                      <v:line id="Gerader Verbinder 11" o:spid="_x0000_s1037" style="position:absolute;visibility:visible;mso-wrap-style:square" from="5429,5334" to="9334,9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" strokecolor="gray [1629]" strokeweight="2.25pt">
                        <v:stroke dashstyle="3 1" joinstyle="miter"/>
                      </v:line>
                    </v:group>
                  </v:group>
                  <v:shapetype id="_x0000_t202" coordsize="21600,21600" o:spt="202" path="m,l,21600r21600,l21600,xe">
                    <v:stroke joinstyle="miter"/>
                    <v:path gradientshapeok="t" o:connecttype="rect"/>
                  </v:shapetype>
                  <v:shape id="Textfeld 2" o:spid="_x0000_s1038" type="#_x0000_t202" style="position:absolute;left:1905;top:12191;width:5620;height:3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" fillcolor="#c00000" stroked="f">
                    <v:textbox>
                      <w:txbxContent>
                        <w:p w14:paraId="0F7CDCA1" w14:textId="77777777" w:rsidR="000B73FD" w:rsidRPr="006503D5" w:rsidRDefault="000B73FD">
                          <w:pPr>
                            <w:rPr>
                              <w:b/>
                              <w:sz w:val="28"/>
                              <w:lang w:val="de-DE"/>
                            </w:rPr>
                          </w:pPr>
                          <w:r w:rsidRPr="006503D5">
                            <w:rPr>
                              <w:b/>
                              <w:sz w:val="28"/>
                            </w:rPr>
                            <w:t>EEG</w:t>
                          </w:r>
                        </w:p>
                      </w:txbxContent>
                    </v:textbox>
                  </v:shape>
                  <v:shape id="Textfeld 2" o:spid="_x0000_s1039" type="#_x0000_t202" style="position:absolute;left:23716;top:12192;width:5525;height:31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" fillcolor="#0070c0" stroked="f">
                    <v:textbox>
                      <w:txbxContent>
                        <w:p w14:paraId="6A6D577F" w14:textId="77777777" w:rsidR="000B73FD" w:rsidRPr="006503D5" w:rsidRDefault="000B73FD" w:rsidP="006503D5">
                          <w:pPr>
                            <w:rPr>
                              <w:b/>
                              <w:color w:val="FFFFFF" w:themeColor="background1"/>
                              <w:sz w:val="28"/>
                              <w:lang w:val="de-DE"/>
                            </w:rPr>
                          </w:pPr>
                          <w:r w:rsidRPr="006503D5">
                            <w:rPr>
                              <w:b/>
                              <w:color w:val="FFFFFF" w:themeColor="background1"/>
                              <w:sz w:val="28"/>
                            </w:rPr>
                            <w:t>fMRI</w:t>
                          </w:r>
                        </w:p>
                      </w:txbxContent>
                    </v:textbox>
                  </v:shape>
                </v:group>
                <v:shape id="Textfeld 2" o:spid="_x0000_s1040" type="#_x0000_t202" style="position:absolute;top:29527;width:53530;height:8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" stroked="f">
                  <v:textbox>
                    <w:txbxContent>
                      <w:p w14:paraId="649D24D8" w14:textId="3A534A58" w:rsidR="000B73FD" w:rsidRPr="001250A9" w:rsidRDefault="000B73FD" w:rsidP="00420FB1">
                        <w:pPr>
                          <w:jc w:val="both"/>
                          <w:rPr>
                            <w:color w:val="000000" w:themeColor="text1"/>
                          </w:rPr>
                        </w:pPr>
                        <w:r w:rsidRPr="001250A9">
                          <w:rPr>
                            <w:color w:val="000000" w:themeColor="text1"/>
                          </w:rPr>
                          <w:t xml:space="preserve">Fig. 1. Illustration of variance proportions in EEG and fMRI signal attributed uniquely to EEG (red) or fMRI (blue) and event-related neurovascular coupling (striped) or event-unrelated coupling (not striped shared area) adapted from Herrmann and Debener </w:t>
                        </w:r>
                        <w:r w:rsidRPr="001250A9">
                          <w:rPr>
                            <w:color w:val="000000" w:themeColor="text1"/>
                          </w:rPr>
                          <w:fldChar w:fldCharType="begin" w:fldLock="1"/>
                        </w:r>
                        <w:r w:rsidRPr="001250A9">
                          <w:rPr>
                            <w:color w:val="000000" w:themeColor="text1"/>
                          </w:rPr>
                          <w:instrText>ADDIN CSL_CITATION { "citationItems" : [ { "id" : "ITEM-1", "itemData" : { "DOI" : "10.1016/j.ijpsycho.2007.06.006", "ISBN" : "0167-8760 (Print)\\r0167-8760 (Linking)", "ISSN" : "01678760", "PMID" : "17719112",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EEG-fMRI approach. We summarize the main data integration approaches developed to achieve such a combination, discuss the current state-of-the-art in this field and outline challenges for the future success of this promising approach. \u00a9 2007.", "author" : [ { "dropping-particle" : "", "family" : "Herrmann", "given" : "Christoph S", "non-dropping-particle" : "", "parse-names" : false, "suffix" : "" }, { "dropping-particle" : "", "family" : "Debener", "given" : "Stefan", "non-dropping-particle" : "", "parse-names" : false, "suffix" : "" } ], "container-title" : "International Journal of Psychophysiology", "id" : "ITEM-1", "issue" : "3", "issued" : { "date-parts" : [ [ "2008" ] ] }, "page" : "161-168", "title" : "Simultaneous recording of EEG and BOLD responses: A historical perspective", "type" : "article-journal", "volume" : "67" }, "uris" : [ "http://www.mendeley.com/documents/?uuid=64708b12-d44f-33a5-b849-15a2f41ad2e0" ] } ], "mendeley" : { "formattedCitation" : "(Herrmann &amp; Debener, 2008)", "manualFormatting" : "(2007)", "plainTextFormattedCitation" : "(Herrmann &amp; Debener, 2008)", "previouslyFormattedCitation" : "(Herrmann &amp; Debener, 2008)" }, "properties" : {  }, "schema" : "https://github.com/citation-style-language/schema/raw/master/csl-citation.json" }</w:instrText>
                        </w:r>
                        <w:r w:rsidRPr="001250A9">
                          <w:rPr>
                            <w:color w:val="000000" w:themeColor="text1"/>
                          </w:rPr>
                          <w:fldChar w:fldCharType="separate"/>
                        </w:r>
                        <w:r w:rsidRPr="001250A9">
                          <w:rPr>
                            <w:noProof/>
                            <w:color w:val="000000" w:themeColor="text1"/>
                          </w:rPr>
                          <w:t>(2007)</w:t>
                        </w:r>
                        <w:r w:rsidRPr="001250A9">
                          <w:rPr>
                            <w:color w:val="000000" w:themeColor="text1"/>
                          </w:rPr>
                          <w:fldChar w:fldCharType="end"/>
                        </w:r>
                        <w:r w:rsidRPr="001250A9">
                          <w:rPr>
                            <w:color w:val="000000" w:themeColor="text1"/>
                          </w:rPr>
                          <w:t>.</w:t>
                        </w:r>
                      </w:p>
                    </w:txbxContent>
                  </v:textbox>
                </v:shape>
                <w10:wrap type="topAndBottom" anchory="page"/>
              </v:group>
            </w:pict>
          </mc:Fallback>
        </mc:AlternateContent>
      </w:r>
      <w:r w:rsidR="009F76CC">
        <w:rPr>
          <w:sz w:val="24"/>
        </w:rPr>
        <w:t xml:space="preserve">Lastly, finding discrete variances in EEG and fMRI data can be regarded as a great advantage to single recordings, since it </w:t>
      </w:r>
      <w:r w:rsidR="000425E5">
        <w:rPr>
          <w:sz w:val="24"/>
        </w:rPr>
        <w:t>supports</w:t>
      </w:r>
      <w:r w:rsidR="009F76CC">
        <w:rPr>
          <w:sz w:val="24"/>
        </w:rPr>
        <w:t xml:space="preserve"> statistical predictions. </w:t>
      </w:r>
      <w:r w:rsidR="00DC140E">
        <w:rPr>
          <w:sz w:val="24"/>
        </w:rPr>
        <w:t>Capitalizing</w:t>
      </w:r>
      <w:r w:rsidR="009F76CC">
        <w:rPr>
          <w:sz w:val="24"/>
        </w:rPr>
        <w:t xml:space="preserve"> on a larger variety of physiologica</w:t>
      </w:r>
      <w:r w:rsidR="0020019C">
        <w:rPr>
          <w:sz w:val="24"/>
        </w:rPr>
        <w:t>l signals aids predictive model</w:t>
      </w:r>
      <w:r w:rsidR="009F76CC">
        <w:rPr>
          <w:sz w:val="24"/>
        </w:rPr>
        <w:t>ing by</w:t>
      </w:r>
      <w:r w:rsidR="002F07EB">
        <w:rPr>
          <w:sz w:val="24"/>
        </w:rPr>
        <w:t>,</w:t>
      </w:r>
      <w:r w:rsidR="009F76CC">
        <w:rPr>
          <w:sz w:val="24"/>
        </w:rPr>
        <w:t xml:space="preserve"> for instance</w:t>
      </w:r>
      <w:r w:rsidR="002F07EB">
        <w:rPr>
          <w:sz w:val="24"/>
        </w:rPr>
        <w:t>,</w:t>
      </w:r>
      <w:r w:rsidR="009F76CC">
        <w:rPr>
          <w:sz w:val="24"/>
        </w:rPr>
        <w:t xml:space="preserve"> either constraining or enriching a single signal’s prediction with the other </w:t>
      </w:r>
      <w:r w:rsidR="009F76CC">
        <w:rPr>
          <w:sz w:val="24"/>
        </w:rPr>
        <w:fldChar w:fldCharType="begin" w:fldLock="1"/>
      </w:r>
      <w:r w:rsidR="00F9327A">
        <w:rPr>
          <w:sz w:val="24"/>
        </w:rPr>
        <w:instrText>ADDIN CSL_CITATION { "citationItems" : [ { "id" : "ITEM-1", "itemData" : { "DOI" : "10.1016/j.neuroimage.2015.12.030", "abstract" : "a b s t r a c t The need to test a growing number of theories in cognitive science has led to increased interest in inferential methods that integrate multiple data modalities. In this manuscript, we show how a method for integrating three data modalities within a single framework provides (1) more detailed descriptions of cognitive processes and (2) more accurate predictions of unobserved data than less integrative methods. Specifically, we show how combining either EEG and fMRI with a behavioral model can perform substantially better than a behavioral-data-only model in both generative and predictive modeling analyses. We then show how a trivariate model \u2013 a model including EEG, fMRI, and behavioral data \u2013 outperforms bivariate models in both generative and predictive modeling analyses. Together, these results suggest that within an appropriate modeling framework, more data can be used to better constrain cognitive theory, and to generate more accurate predictions for behav-ioral and neural data.", "author" : [ { "dropping-particle" : "", "family" : "Turner", "given" : "Brandon M", "non-dropping-particle" : "", "parse-names" : false, "suffix" : "" }, { "dropping-particle" : "", "family" : "Rodriguez", "given" : "Christian A", "non-dropping-particle" : "", "parse-names" : false, "suffix" : "" }, { "dropping-particle" : "", "family" : "Norcia", "given" : "Tony M", "non-dropping-particle" : "", "parse-names" : false, "suffix" : "" }, { "dropping-particle" : "", "family" : "Mcclure", "given" : "Samuel M", "non-dropping-particle" : "", "parse-names" : false, "suffix" : "" }, { "dropping-particle" : "", "family" : "Steyvers", "given" : "Mark", "non-dropping-particle" : "", "parse-names" : false, "suffix" : "" } ], "container-title" : "NeuroImage", "id" : "ITEM-1", "issued" : { "date-parts" : [ [ "2016" ] ] }, "page" : "96-115", "title" : "Why more is better: Simultaneous modeling of EEG, fMRI, and behavioral data", "type" : "article-journal", "volume" : "128" }, "uris" : [ "http://www.mendeley.com/documents/?uuid=8b12733a-78ce-3276-98e2-ab9cd66527d5" ] }, { "id" : "ITEM-2", "itemData" : { "DOI" : "10.1037/a0032222", "ISSN" : "1939-1463", "PMID" : "23646991", "abstract" : "Bayesian estimation has played a pivotal role in the understanding of individual differences. However, for many models in psychology, Bayesian estimation of model parameters can be difficult. One reason for this difficulty is that conventional sampling algorithms, such as Markov chain Monte Carlo (MCMC), can be inefficient and impractical when little is known about the target distribution--particularly the target distribution's covariance structure. In this article, we highlight some reasons for this inefficiency and advocate the use of a population MCMC algorithm, called differential evolution Markov chain Monte Carlo (DE-MCMC), as a means of efficient proposal generation. We demonstrate in a simulation study that the performance of the DE-MCMC algorithm is unaffected by the correlation of the target distribution, whereas conventional MCMC performs substantially worse as the correlation increases. We then show that the DE-MCMC algorithm can be used to efficiently fit a hierarchical version of the linear ballistic accumulator model to response time data, which has proven to be a difficult task when conventional MCMC is used.", "author" : [ { "dropping-particle" : "", "family" : "Turner", "given" : "Brandon M", "non-dropping-particle" : "", "parse-names" : false, "suffix" : "" }, { "dropping-particle" : "", "family" : "Sederberg", "given" : "Per B", "non-dropping-particle" : "", "parse-names" : false, "suffix" : "" }, { "dropping-particle" : "", "family" : "Brown", "given" : "Scott D", "non-dropping-particle" : "", "parse-names" : false, "suffix" : "" }, { "dropping-particle" : "", "family" : "Steyvers", "given" : "Mark", "non-dropping-particle" : "", "parse-names" : false, "suffix" : "" } ], "container-title" : "Psychological methods", "id" : "ITEM-2", "issue" : "3", "issued" : { "date-parts" : [ [ "2013", "9" ] ] }, "page" : "368-84", "publisher" : "NIH Public Access", "title" : "A method for efficiently sampling from distributions with correlated dimensions.", "type" : "article-journal", "volume" : "18" }, "uris" : [ "http://www.mendeley.com/documents/?uuid=d8ca032b-664d-39f0-aef4-ab4488240dd4" ] }, { "id" : "ITEM-3", "itemData" : { "DOI" : "10.1016/j.neuroimage.2013.01.048", "ISSN" : "1095-9572", "PMID" : "23370060", "abstract" : "Scientists who study cognition infer underlying processes either by observing behavior (e.g., response times, percentage correct) or by observing neural activity (e.g., the BOLD response). These two types of observations have traditionally supported two separate lines of study. The first is led by cognitive modelers, who rely on behavior alone to support their computational theories. The second is led by cognitive neuroimagers, who rely on statistical models to link patterns of neural activity to experimental manipulations, often without any attempt to make a direct connection to an explicit computational theory. Here we present a flexible Bayesian framework for combining neural and cognitive models. Joining neuroimaging and computational modeling in a single hierarchical framework allows the neural data to influence the parameters of the cognitive model and allows behavioral data, even in the absence of neural data, to constrain the neural model. Critically, our Bayesian approach can reveal interactions between behavioral and neural parameters, and hence between neural activity and cognitive mechanisms. We demonstrate the utility of our approach with applications to simulated fMRI data with a recognition model and to diffusion-weighted imaging data with a response time model of perceptual choice.", "author" : [ { "dropping-particle" : "", "family" : "Turner", "given" : "Brandon M", "non-dropping-particle" : "", "parse-names" : false, "suffix" : "" }, { "dropping-particle" : "", "family" : "Forstmann", "given" : "Birte U", "non-dropping-particle" : "", "parse-names" : false, "suffix" : "" }, { "dropping-particle" : "", "family" : "Wagenmakers", "given" : "Eric-Jan", "non-dropping-particle" : "", "parse-names" : false, "suffix" : "" }, { "dropping-particle" : "", "family" : "Brown", "given" : "Scott D", "non-dropping-particle" : "", "parse-names" : false, "suffix" : "" }, { "dropping-particle" : "", "family" : "Sederberg", "given" : "Per B", "non-dropping-particle" : "", "parse-names" : false, "suffix" : "" }, { "dropping-particle" : "", "family" : "Steyvers", "given" : "Mark", "non-dropping-particle" : "", "parse-names" : false, "suffix" : "" } ], "container-title" : "NeuroImage", "id" : "ITEM-3", "issued" : { "date-parts" : [ [ "2013", "5", "15" ] ] }, "page" : "193-206", "publisher" : "NIH Public Access", "title" : "A Bayesian framework for simultaneously modeling neural and behavioral data.", "type" : "article-journal", "volume" : "72" }, "uris" : [ "http://www.mendeley.com/documents/?uuid=4bc1097d-3524-3625-9a71-ad35b7c8a71e" ] } ], "mendeley" : { "formattedCitation" : "(Turner, Forstmann, et al., 2013; Turner et al., 2016; Turner, Sederberg, Brown, &amp; Steyvers, 2013)", "manualFormatting" : "(Turner et al., 2013; Turner et al., 2016; Turner, Sederberg, Brown, &amp; Steyvers, 2013)", "plainTextFormattedCitation" : "(Turner, Forstmann, et al., 2013; Turner et al., 2016; Turner, Sederberg, Brown, &amp; Steyvers, 2013)", "previouslyFormattedCitation" : "(Turner, Forstmann, et al., 2013; Turner et al., 2016; Turner, Sederberg, Brown, &amp; Steyvers, 2013)" }, "properties" : {  }, "schema" : "https://github.com/citation-style-language/schema/raw/master/csl-citation.json" }</w:instrText>
      </w:r>
      <w:r w:rsidR="009F76CC">
        <w:rPr>
          <w:sz w:val="24"/>
        </w:rPr>
        <w:fldChar w:fldCharType="separate"/>
      </w:r>
      <w:r w:rsidR="00F9327A">
        <w:rPr>
          <w:noProof/>
          <w:sz w:val="24"/>
        </w:rPr>
        <w:t>(Turner</w:t>
      </w:r>
      <w:r w:rsidR="009472BC" w:rsidRPr="009472BC">
        <w:rPr>
          <w:noProof/>
          <w:sz w:val="24"/>
        </w:rPr>
        <w:t xml:space="preserve"> et al., 2013; Turner et al., 2016; Turner, Sederberg, Brown, &amp; Steyvers, 2013)</w:t>
      </w:r>
      <w:r w:rsidR="009F76CC">
        <w:rPr>
          <w:sz w:val="24"/>
        </w:rPr>
        <w:fldChar w:fldCharType="end"/>
      </w:r>
      <w:r w:rsidR="000425E5">
        <w:rPr>
          <w:sz w:val="24"/>
        </w:rPr>
        <w:t>.</w:t>
      </w:r>
      <w:r w:rsidR="00F9327A">
        <w:rPr>
          <w:sz w:val="24"/>
        </w:rPr>
        <w:t xml:space="preserve"> Multiple investigations from Turner et al. </w:t>
      </w:r>
      <w:r w:rsidR="002F07EB">
        <w:rPr>
          <w:sz w:val="24"/>
        </w:rPr>
        <w:fldChar w:fldCharType="begin" w:fldLock="1"/>
      </w:r>
      <w:r w:rsidR="002F07EB">
        <w:rPr>
          <w:sz w:val="24"/>
        </w:rPr>
        <w:instrText>ADDIN CSL_CITATION { "citationItems" : [ { "id" : "ITEM-1", "itemData" : { "DOI" : "10.1016/j.neuroimage.2013.01.048", "ISSN" : "1095-9572", "PMID" : "23370060", "abstract" : "Scientists who study cognition infer underlying processes either by observing behavior (e.g., response times, percentage correct) or by observing neural activity (e.g., the BOLD response). These two types of observations have traditionally supported two separate lines of study. The first is led by cognitive modelers, who rely on behavior alone to support their computational theories. The second is led by cognitive neuroimagers, who rely on statistical models to link patterns of neural activity to experimental manipulations, often without any attempt to make a direct connection to an explicit computational theory. Here we present a flexible Bayesian framework for combining neural and cognitive models. Joining neuroimaging and computational modeling in a single hierarchical framework allows the neural data to influence the parameters of the cognitive model and allows behavioral data, even in the absence of neural data, to constrain the neural model. Critically, our Bayesian approach can reveal interactions between behavioral and neural parameters, and hence between neural activity and cognitive mechanisms. We demonstrate the utility of our approach with applications to simulated fMRI data with a recognition model and to diffusion-weighted imaging data with a response time model of perceptual choice.", "author" : [ { "dropping-particle" : "", "family" : "Turner", "given" : "Brandon M", "non-dropping-particle" : "", "parse-names" : false, "suffix" : "" }, { "dropping-particle" : "", "family" : "Forstmann", "given" : "Birte U", "non-dropping-particle" : "", "parse-names" : false, "suffix" : "" }, { "dropping-particle" : "", "family" : "Wagenmakers", "given" : "Eric-Jan", "non-dropping-particle" : "", "parse-names" : false, "suffix" : "" }, { "dropping-particle" : "", "family" : "Brown", "given" : "Scott D", "non-dropping-particle" : "", "parse-names" : false, "suffix" : "" }, { "dropping-particle" : "", "family" : "Sederberg", "given" : "Per B", "non-dropping-particle" : "", "parse-names" : false, "suffix" : "" }, { "dropping-particle" : "", "family" : "Steyvers", "given" : "Mark", "non-dropping-particle" : "", "parse-names" : false, "suffix" : "" } ], "container-title" : "NeuroImage", "id" : "ITEM-1", "issued" : { "date-parts" : [ [ "2013", "5", "15" ] ] }, "page" : "193-206", "publisher" : "NIH Public Access", "title" : "A Bayesian framework for simultaneously modeling neural and behavioral data.", "type" : "article-journal", "volume" : "72" }, "uris" : [ "http://www.mendeley.com/documents/?uuid=4bc1097d-3524-3625-9a71-ad35b7c8a71e" ] }, { "id" : "ITEM-2", "itemData" : { "DOI" : "10.1016/j.neuroimage.2015.12.030", "abstract" : "a b s t r a c t The need to test a growing number of theories in cognitive science has led to increased interest in inferential methods that integrate multiple data modalities. In this manuscript, we show how a method for integrating three data modalities within a single framework provides (1) more detailed descriptions of cognitive processes and (2) more accurate predictions of unobserved data than less integrative methods. Specifically, we show how combining either EEG and fMRI with a behavioral model can perform substantially better than a behavioral-data-only model in both generative and predictive modeling analyses. We then show how a trivariate model \u2013 a model including EEG, fMRI, and behavioral data \u2013 outperforms bivariate models in both generative and predictive modeling analyses. Together, these results suggest that within an appropriate modeling framework, more data can be used to better constrain cognitive theory, and to generate more accurate predictions for behav-ioral and neural data.", "author" : [ { "dropping-particle" : "", "family" : "Turner", "given" : "Brandon M", "non-dropping-particle" : "", "parse-names" : false, "suffix" : "" }, { "dropping-particle" : "", "family" : "Rodriguez", "given" : "Christian A", "non-dropping-particle" : "", "parse-names" : false, "suffix" : "" }, { "dropping-particle" : "", "family" : "Norcia", "given" : "Tony M", "non-dropping-particle" : "", "parse-names" : false, "suffix" : "" }, { "dropping-particle" : "", "family" : "Mcclure", "given" : "Samuel M", "non-dropping-particle" : "", "parse-names" : false, "suffix" : "" }, { "dropping-particle" : "", "family" : "Steyvers", "given" : "Mark", "non-dropping-particle" : "", "parse-names" : false, "suffix" : "" } ], "container-title" : "NeuroImage", "id" : "ITEM-2", "issued" : { "date-parts" : [ [ "2016" ] ] }, "page" : "96-115", "title" : "Why more is better: Simultaneous modeling of EEG, fMRI, and behavioral data", "type" : "article-journal", "volume" : "128" }, "uris" : [ "http://www.mendeley.com/documents/?uuid=8b12733a-78ce-3276-98e2-ab9cd66527d5" ] }, { "id" : "ITEM-3", "itemData" : { "DOI" : "10.1037/a0032222", "ISSN" : "1939-1463", "PMID" : "23646991", "abstract" : "Bayesian estimation has played a pivotal role in the understanding of individual differences. However, for many models in psychology, Bayesian estimation of model parameters can be difficult. One reason for this difficulty is that conventional sampling algorithms, such as Markov chain Monte Carlo (MCMC), can be inefficient and impractical when little is known about the target distribution--particularly the target distribution's covariance structure. In this article, we highlight some reasons for this inefficiency and advocate the use of a population MCMC algorithm, called differential evolution Markov chain Monte Carlo (DE-MCMC), as a means of efficient proposal generation. We demonstrate in a simulation study that the performance of the DE-MCMC algorithm is unaffected by the correlation of the target distribution, whereas conventional MCMC performs substantially worse as the correlation increases. We then show that the DE-MCMC algorithm can be used to efficiently fit a hierarchical version of the linear ballistic accumulator model to response time data, which has proven to be a difficult task when conventional MCMC is used.", "author" : [ { "dropping-particle" : "", "family" : "Turner", "given" : "Brandon M", "non-dropping-particle" : "", "parse-names" : false, "suffix" : "" }, { "dropping-particle" : "", "family" : "Sederberg", "given" : "Per B", "non-dropping-particle" : "", "parse-names" : false, "suffix" : "" }, { "dropping-particle" : "", "family" : "Brown", "given" : "Scott D", "non-dropping-particle" : "", "parse-names" : false, "suffix" : "" }, { "dropping-particle" : "", "family" : "Steyvers", "given" : "Mark", "non-dropping-particle" : "", "parse-names" : false, "suffix" : "" } ], "container-title" : "Psychological methods", "id" : "ITEM-3", "issue" : "3", "issued" : { "date-parts" : [ [ "2013", "9" ] ] }, "page" : "368-84", "publisher" : "NIH Public Access", "title" : "A method for efficiently sampling from distributions with correlated dimensions.", "type" : "article-journal", "volume" : "18" }, "uris" : [ "http://www.mendeley.com/documents/?uuid=d8ca032b-664d-39f0-aef4-ab4488240dd4" ] } ], "mendeley" : { "formattedCitation" : "(Turner, Forstmann, et al., 2013; Turner et al., 2016; Turner, Sederberg, et al., 2013)", "manualFormatting" : "(e.g., Turner, Forstmann, et al., 2013; Turner et al., 2016; Turner, Sederberg, et al., 2013)", "plainTextFormattedCitation" : "(Turner, Forstmann, et al., 2013; Turner et al., 2016; Turner, Sederberg, et al., 2013)", "previouslyFormattedCitation" : "(Turner, Forstmann, et al., 2013; Turner et al., 2016; Turner, Sederberg, et al., 2013)" }, "properties" : {  }, "schema" : "https://github.com/citation-style-language/schema/raw/master/csl-citation.json" }</w:instrText>
      </w:r>
      <w:r w:rsidR="002F07EB">
        <w:rPr>
          <w:sz w:val="24"/>
        </w:rPr>
        <w:fldChar w:fldCharType="separate"/>
      </w:r>
      <w:r w:rsidR="002F07EB" w:rsidRPr="002F07EB">
        <w:rPr>
          <w:noProof/>
          <w:sz w:val="24"/>
        </w:rPr>
        <w:t>(</w:t>
      </w:r>
      <w:r w:rsidR="002F07EB">
        <w:rPr>
          <w:noProof/>
          <w:sz w:val="24"/>
        </w:rPr>
        <w:t xml:space="preserve">e.g., </w:t>
      </w:r>
      <w:r w:rsidR="002F07EB" w:rsidRPr="002F07EB">
        <w:rPr>
          <w:noProof/>
          <w:sz w:val="24"/>
        </w:rPr>
        <w:t>Turner, Forstmann, et al., 2013; Turner et al., 2016; Turner, Sederberg, et al., 2013)</w:t>
      </w:r>
      <w:r w:rsidR="002F07EB">
        <w:rPr>
          <w:sz w:val="24"/>
        </w:rPr>
        <w:fldChar w:fldCharType="end"/>
      </w:r>
      <w:r w:rsidR="00F9327A">
        <w:rPr>
          <w:sz w:val="24"/>
        </w:rPr>
        <w:t xml:space="preserve"> revealed a significant advantage of multimodal predictors as compared to single EEG or MRI </w:t>
      </w:r>
      <w:r w:rsidR="003316BA">
        <w:rPr>
          <w:sz w:val="24"/>
        </w:rPr>
        <w:t>regressors</w:t>
      </w:r>
      <w:r w:rsidR="00F9327A">
        <w:rPr>
          <w:sz w:val="24"/>
        </w:rPr>
        <w:t>.</w:t>
      </w:r>
      <w:r w:rsidR="000425E5">
        <w:rPr>
          <w:sz w:val="24"/>
        </w:rPr>
        <w:t xml:space="preserve"> Hence, integrating the two signals holds the potential to achieve a better understanding of how brain activity relates to behavior.</w:t>
      </w:r>
      <w:r w:rsidR="00535C92">
        <w:rPr>
          <w:sz w:val="24"/>
        </w:rPr>
        <w:t xml:space="preserve"> This advantage is not to be underestimated, since the weak correlations of functional or electrophysiological findings to a subject’s behavior have often been puzzling as to how otherwise promising experimental results can be interpreted. Paying tribute to the fact that the measures used in these predictions only make up a</w:t>
      </w:r>
      <w:r w:rsidR="00F9327A">
        <w:rPr>
          <w:sz w:val="24"/>
        </w:rPr>
        <w:t xml:space="preserve"> limited </w:t>
      </w:r>
      <w:r w:rsidR="00F9327A">
        <w:rPr>
          <w:sz w:val="24"/>
        </w:rPr>
        <w:lastRenderedPageBreak/>
        <w:t xml:space="preserve">part of brain activity, a joint </w:t>
      </w:r>
      <w:r w:rsidR="003316BA">
        <w:rPr>
          <w:sz w:val="24"/>
        </w:rPr>
        <w:t>approach</w:t>
      </w:r>
      <w:r w:rsidR="00F9327A">
        <w:rPr>
          <w:sz w:val="24"/>
        </w:rPr>
        <w:t xml:space="preserve"> opens up the possibility of</w:t>
      </w:r>
      <w:r w:rsidR="003316BA">
        <w:rPr>
          <w:sz w:val="24"/>
        </w:rPr>
        <w:t xml:space="preserve"> testing the predictive value of multiple regressors.</w:t>
      </w:r>
    </w:p>
    <w:p w14:paraId="54C3EFFE" w14:textId="77777777" w:rsidR="00716DCD" w:rsidRDefault="00470B7E" w:rsidP="00420FB1">
      <w:pPr>
        <w:spacing w:after="0" w:line="360" w:lineRule="auto"/>
        <w:ind w:firstLine="425"/>
        <w:jc w:val="both"/>
        <w:rPr>
          <w:sz w:val="24"/>
        </w:rPr>
      </w:pPr>
      <w:r>
        <w:rPr>
          <w:sz w:val="24"/>
        </w:rPr>
        <w:t>As a result,</w:t>
      </w:r>
      <w:r w:rsidR="001A0660">
        <w:rPr>
          <w:sz w:val="24"/>
        </w:rPr>
        <w:t xml:space="preserve"> approaches for </w:t>
      </w:r>
      <w:r w:rsidR="001252A6">
        <w:rPr>
          <w:sz w:val="24"/>
        </w:rPr>
        <w:t>combined</w:t>
      </w:r>
      <w:r w:rsidR="001A0660">
        <w:rPr>
          <w:sz w:val="24"/>
        </w:rPr>
        <w:t xml:space="preserve"> EEG-fMRI recordings </w:t>
      </w:r>
      <w:r w:rsidR="0040629D">
        <w:rPr>
          <w:sz w:val="24"/>
        </w:rPr>
        <w:t xml:space="preserve">allow </w:t>
      </w:r>
      <w:r w:rsidR="00DC140E">
        <w:rPr>
          <w:sz w:val="24"/>
        </w:rPr>
        <w:t>analyzing</w:t>
      </w:r>
      <w:r w:rsidR="004639CC">
        <w:rPr>
          <w:sz w:val="24"/>
        </w:rPr>
        <w:t xml:space="preserve"> </w:t>
      </w:r>
      <w:r>
        <w:rPr>
          <w:sz w:val="24"/>
        </w:rPr>
        <w:t>shared and discrete signal variation</w:t>
      </w:r>
      <w:r w:rsidR="006D1AFF">
        <w:rPr>
          <w:sz w:val="24"/>
        </w:rPr>
        <w:t xml:space="preserve"> (see Fig. 1)</w:t>
      </w:r>
      <w:r>
        <w:rPr>
          <w:sz w:val="24"/>
        </w:rPr>
        <w:t xml:space="preserve"> </w:t>
      </w:r>
      <w:r w:rsidR="00F44AD8">
        <w:rPr>
          <w:sz w:val="24"/>
        </w:rPr>
        <w:t>in the respective data sets</w:t>
      </w:r>
      <w:r w:rsidR="001A0660">
        <w:rPr>
          <w:sz w:val="24"/>
        </w:rPr>
        <w:t xml:space="preserve"> </w:t>
      </w:r>
      <w:r w:rsidR="001A0660">
        <w:rPr>
          <w:sz w:val="24"/>
        </w:rPr>
        <w:fldChar w:fldCharType="begin" w:fldLock="1"/>
      </w:r>
      <w:r w:rsidR="00026DB5">
        <w:rPr>
          <w:sz w:val="24"/>
        </w:rPr>
        <w:instrText>ADDIN CSL_CITATION { "citationItems" : [ { "id" : "ITEM-1", "itemData" : { "DOI" : "10.1016/j.ijpsycho.2007.06.006", "ISBN" : "0167-8760 (Print)\\r0167-8760 (Linking)", "ISSN" : "01678760", "PMID" : "17719112",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EEG-fMRI approach. We summarize the main data integration approaches developed to achieve such a combination, discuss the current state-of-the-art in this field and outline challenges for the future success of this promising approach. \u00a9 2007.", "author" : [ { "dropping-particle" : "", "family" : "Herrmann", "given" : "Christoph S", "non-dropping-particle" : "", "parse-names" : false, "suffix" : "" }, { "dropping-particle" : "", "family" : "Debener", "given" : "Stefan", "non-dropping-particle" : "", "parse-names" : false, "suffix" : "" } ], "container-title" : "International Journal of Psychophysiology", "id" : "ITEM-1", "issue" : "3", "issued" : { "date-parts" : [ [ "2008" ] ] }, "page" : "161-168", "title" : "Simultaneous recording of EEG and BOLD responses: A historical perspective", "type" : "article-journal", "volume" : "67" }, "uris" : [ "http://www.mendeley.com/documents/?uuid=64708b12-d44f-33a5-b849-15a2f41ad2e0" ] } ], "mendeley" : { "formattedCitation" : "(Herrmann &amp; Debener, 2008)", "plainTextFormattedCitation" : "(Herrmann &amp; Debener, 2008)", "previouslyFormattedCitation" : "(Herrmann &amp; Debener, 2008)" }, "properties" : {  }, "schema" : "https://github.com/citation-style-language/schema/raw/master/csl-citation.json" }</w:instrText>
      </w:r>
      <w:r w:rsidR="001A0660">
        <w:rPr>
          <w:sz w:val="24"/>
        </w:rPr>
        <w:fldChar w:fldCharType="separate"/>
      </w:r>
      <w:r w:rsidR="00B04E3C" w:rsidRPr="00B04E3C">
        <w:rPr>
          <w:noProof/>
          <w:sz w:val="24"/>
        </w:rPr>
        <w:t>(Herrmann &amp; Debener, 2008)</w:t>
      </w:r>
      <w:r w:rsidR="001A0660">
        <w:rPr>
          <w:sz w:val="24"/>
        </w:rPr>
        <w:fldChar w:fldCharType="end"/>
      </w:r>
      <w:r w:rsidR="00DA1E6A">
        <w:rPr>
          <w:sz w:val="24"/>
        </w:rPr>
        <w:t>. Highlighting neurovascular</w:t>
      </w:r>
      <w:r w:rsidR="001A0660">
        <w:rPr>
          <w:sz w:val="24"/>
        </w:rPr>
        <w:t xml:space="preserve"> coupling and </w:t>
      </w:r>
      <w:r w:rsidR="00DA1E6A">
        <w:rPr>
          <w:sz w:val="24"/>
        </w:rPr>
        <w:t xml:space="preserve">decoupling </w:t>
      </w:r>
      <w:r w:rsidR="001A0660">
        <w:rPr>
          <w:sz w:val="24"/>
        </w:rPr>
        <w:t>promises</w:t>
      </w:r>
      <w:r w:rsidR="00FF4A54">
        <w:rPr>
          <w:sz w:val="24"/>
        </w:rPr>
        <w:t xml:space="preserve"> new</w:t>
      </w:r>
      <w:r w:rsidR="001A0660">
        <w:rPr>
          <w:sz w:val="24"/>
        </w:rPr>
        <w:t xml:space="preserve"> insights </w:t>
      </w:r>
      <w:r w:rsidR="00B0616D">
        <w:rPr>
          <w:sz w:val="24"/>
        </w:rPr>
        <w:t>for the study of</w:t>
      </w:r>
      <w:r w:rsidR="001A0660">
        <w:rPr>
          <w:sz w:val="24"/>
        </w:rPr>
        <w:t xml:space="preserve"> physiological foundations of EEG and fMRI as wells as</w:t>
      </w:r>
      <w:r w:rsidR="00C33C0A">
        <w:rPr>
          <w:sz w:val="24"/>
        </w:rPr>
        <w:t xml:space="preserve"> opportunities for testing hypotheses</w:t>
      </w:r>
      <w:r w:rsidR="00FF4A54">
        <w:rPr>
          <w:sz w:val="24"/>
        </w:rPr>
        <w:t xml:space="preserve"> </w:t>
      </w:r>
      <w:r w:rsidR="00C33C0A">
        <w:rPr>
          <w:sz w:val="24"/>
        </w:rPr>
        <w:t xml:space="preserve">in the </w:t>
      </w:r>
      <w:r w:rsidR="00FF4A54">
        <w:rPr>
          <w:sz w:val="24"/>
        </w:rPr>
        <w:t>experimental investigations of</w:t>
      </w:r>
      <w:r w:rsidR="001A0660">
        <w:rPr>
          <w:sz w:val="24"/>
        </w:rPr>
        <w:t xml:space="preserve"> cognitive processes.</w:t>
      </w:r>
      <w:r w:rsidR="001E1AA6">
        <w:rPr>
          <w:sz w:val="24"/>
        </w:rPr>
        <w:t xml:space="preserve"> </w:t>
      </w:r>
    </w:p>
    <w:p w14:paraId="1E055E89" w14:textId="228F0BCA" w:rsidR="00EB489F" w:rsidRDefault="00F9513F" w:rsidP="00420FB1">
      <w:pPr>
        <w:spacing w:after="0" w:line="360" w:lineRule="auto"/>
        <w:ind w:firstLine="425"/>
        <w:jc w:val="both"/>
        <w:rPr>
          <w:sz w:val="24"/>
        </w:rPr>
      </w:pPr>
      <w:r>
        <w:rPr>
          <w:sz w:val="24"/>
        </w:rPr>
        <w:t xml:space="preserve">For example, in decision making research combined EEG-fMRI has already </w:t>
      </w:r>
      <w:r w:rsidR="00C534AF">
        <w:rPr>
          <w:sz w:val="24"/>
        </w:rPr>
        <w:t>been applied in a framework</w:t>
      </w:r>
      <w:r>
        <w:rPr>
          <w:sz w:val="24"/>
        </w:rPr>
        <w:t xml:space="preserve"> </w:t>
      </w:r>
      <w:r w:rsidR="00C534AF">
        <w:rPr>
          <w:sz w:val="24"/>
        </w:rPr>
        <w:t>for</w:t>
      </w:r>
      <w:r>
        <w:rPr>
          <w:sz w:val="24"/>
        </w:rPr>
        <w:t xml:space="preserve"> </w:t>
      </w:r>
      <w:r w:rsidR="00C534AF">
        <w:rPr>
          <w:sz w:val="24"/>
        </w:rPr>
        <w:t xml:space="preserve">outlining how spatio-temporal measures derived from both methods can change as a function of rising task complexity and how they can </w:t>
      </w:r>
      <w:r w:rsidR="00EB2DDA">
        <w:rPr>
          <w:sz w:val="24"/>
        </w:rPr>
        <w:t>predict performance in a delay</w:t>
      </w:r>
      <w:r w:rsidR="00C534AF">
        <w:rPr>
          <w:sz w:val="24"/>
        </w:rPr>
        <w:t xml:space="preserve"> discounting task</w:t>
      </w:r>
      <w:r w:rsidR="00EB2DDA">
        <w:rPr>
          <w:sz w:val="24"/>
        </w:rPr>
        <w:t xml:space="preserve"> </w:t>
      </w:r>
      <w:r w:rsidR="00C534AF">
        <w:rPr>
          <w:sz w:val="24"/>
        </w:rPr>
        <w:fldChar w:fldCharType="begin" w:fldLock="1"/>
      </w:r>
      <w:r w:rsidR="002F07EB">
        <w:rPr>
          <w:sz w:val="24"/>
        </w:rPr>
        <w:instrText>ADDIN CSL_CITATION { "citationItems" : [ { "id" : "ITEM-1", "itemData" : { "DOI" : "10.1109/JBHI.2016.2590434", "ISSN" : "2168-2194", "PMID" : "27416610", "abstract" : "Human decision-making is a multidimensional construct, driven by a complex interplay between external factors, internal biases and computational capacity constraints. Here we propose a layered approach to experimental design in which multiple tasks - from simple to complex - with additional layers of complexity introduced at each stage, are incorporated for investigating decision-making. This is demonstrated using tasks involving intertemporal choice between immediate and future prospects. Previous functional magnetic resonance imaging (fMRI) and electroencephalographic (EEG) studies have separately investigated the spatial and temporal neural substrates, respectively, of specific factors underlying decision making. In contrast, we performed simultaneous acquisition of EEG/fMRI data and fusion of both modalities using joint independent component analysis (jICA) such that: (i) the native temporal/spatial resolutions of either modality is not compromised and (ii) fast temporal dynamics of decision-making as well as involved deeper striatal structures can be characterized. We show that spatio-temporal neural substrates underlying our proposed complex intertemporal task simultaneously incorporating rewards, costs and uncertainty of future outcomes can be predicted (using a linear model) from neural substrates of each of these factors, which were separately obtained by simpler tasks. This was not the case for spatial and temporal features obtained separately from fMRI and EEG respectively. However, certain prefrontal activations in the complex task could not be predicted from activations in simpler tasks, indicating that the assumption of pure insertion has limited validity. Overall, our approach provides a realistic and novel framework for investigating the neural substrates of decision making with high spatio-temporal resolution.", "author" : [ { "dropping-particle" : "", "family" : "Kyathanahally", "given" : "Sreenath", "non-dropping-particle" : "", "parse-names" : false, "suffix" : "" }, { "dropping-particle" : "", "family" : "Franco-Watkins", "given" : "Ana", "non-dropping-particle" : "", "parse-names" : false, "suffix" : "" }, { "dropping-particle" : "", "family" : "Zhang", "given" : "Xiaoxia", "non-dropping-particle" : "", "parse-names" : false, "suffix" : "" }, { "dropping-particle" : "", "family" : "Calhoun", "given" : "Vince", "non-dropping-particle" : "", "parse-names" : false, "suffix" : "" }, { "dropping-particle" : "", "family" : "Deshpande", "given" : "Gopikrishna", "non-dropping-particle" : "", "parse-names" : false, "suffix" : "" } ], "container-title" : "IEEE Journal of Biomedical and Health Informatics", "id" : "ITEM-1", "issue" : "c", "issued" : { "date-parts" : [ [ "2016" ] ] }, "page" : "1-1", "title" : "A realistic framework for investigating decision-making in the brain with high spatio-temporal resolution using simultaneous EEG/fMRI and joint ICA", "type" : "article-journal", "volume" : "2194" }, "uris" : [ "http://www.mendeley.com/documents/?uuid=ece7c9bd-59fe-4626-8a60-d3dfbca38abf" ] } ], "mendeley" : { "formattedCitation" : "(Kyathanahally, Franco-Watkins, Zhang, Calhoun, &amp; Deshpande, 2016)", "manualFormatting" : "(DDT; Kyathanahally, Franco-Watkins, Zhang, Calhoun, &amp; Deshpande, 2016)", "plainTextFormattedCitation" : "(Kyathanahally, Franco-Watkins, Zhang, Calhoun, &amp; Deshpande, 2016)", "previouslyFormattedCitation" : "(Kyathanahally, Franco-Watkins, Zhang, Calhoun, &amp; Deshpande, 2016)" }, "properties" : {  }, "schema" : "https://github.com/citation-style-language/schema/raw/master/csl-citation.json" }</w:instrText>
      </w:r>
      <w:r w:rsidR="00C534AF">
        <w:rPr>
          <w:sz w:val="24"/>
        </w:rPr>
        <w:fldChar w:fldCharType="separate"/>
      </w:r>
      <w:r w:rsidR="00C534AF" w:rsidRPr="00C534AF">
        <w:rPr>
          <w:noProof/>
          <w:sz w:val="24"/>
        </w:rPr>
        <w:t>(</w:t>
      </w:r>
      <w:r w:rsidR="002F07EB">
        <w:rPr>
          <w:noProof/>
          <w:sz w:val="24"/>
        </w:rPr>
        <w:t xml:space="preserve">DDT; </w:t>
      </w:r>
      <w:r w:rsidR="00C534AF" w:rsidRPr="00C534AF">
        <w:rPr>
          <w:noProof/>
          <w:sz w:val="24"/>
        </w:rPr>
        <w:t>Kyathanahally, Franco-Watkins, Zhang, Calhoun, &amp; Deshpande, 2016)</w:t>
      </w:r>
      <w:r w:rsidR="00C534AF">
        <w:rPr>
          <w:sz w:val="24"/>
        </w:rPr>
        <w:fldChar w:fldCharType="end"/>
      </w:r>
      <w:r w:rsidR="00C534AF">
        <w:rPr>
          <w:sz w:val="24"/>
        </w:rPr>
        <w:t xml:space="preserve">. The latter requires the exertion of cognitive control, which </w:t>
      </w:r>
      <w:r w:rsidR="0050665C">
        <w:rPr>
          <w:sz w:val="24"/>
        </w:rPr>
        <w:t>can be considered the ability to adaptively recruit cognitive resources and subordinate executive functions in a manner that is beneficial and compatible to a person’s goals. In delaying an expected reward, the gain can be maximized, which might be momentarily dissatisfying, but more remunerating in the long-term. In order</w:t>
      </w:r>
      <w:r w:rsidR="00716DCD">
        <w:rPr>
          <w:sz w:val="24"/>
        </w:rPr>
        <w:t xml:space="preserve"> to suspend the need for reward, </w:t>
      </w:r>
      <w:r w:rsidR="0050665C">
        <w:rPr>
          <w:sz w:val="24"/>
        </w:rPr>
        <w:t>prepotent reactions</w:t>
      </w:r>
      <w:r w:rsidR="00716DCD">
        <w:rPr>
          <w:sz w:val="24"/>
        </w:rPr>
        <w:t xml:space="preserve"> need to inhibited</w:t>
      </w:r>
      <w:r w:rsidR="0050665C">
        <w:rPr>
          <w:sz w:val="24"/>
        </w:rPr>
        <w:t>,</w:t>
      </w:r>
      <w:r w:rsidR="00716DCD">
        <w:rPr>
          <w:sz w:val="24"/>
        </w:rPr>
        <w:t xml:space="preserve"> while keeping in mind context information about how</w:t>
      </w:r>
      <w:r w:rsidR="0050665C">
        <w:rPr>
          <w:sz w:val="24"/>
        </w:rPr>
        <w:t xml:space="preserve"> </w:t>
      </w:r>
      <w:r w:rsidR="00716DCD">
        <w:rPr>
          <w:sz w:val="24"/>
        </w:rPr>
        <w:t>behavior and rewards can be optimized.</w:t>
      </w:r>
      <w:r w:rsidR="0050665C">
        <w:rPr>
          <w:sz w:val="24"/>
        </w:rPr>
        <w:t xml:space="preserve"> </w:t>
      </w:r>
      <w:r w:rsidR="00716DCD">
        <w:rPr>
          <w:sz w:val="24"/>
        </w:rPr>
        <w:t xml:space="preserve">In their theoretical framework Dual Mechanisms of Cognitive Control (DMC) Braver, Gray and Burgess </w:t>
      </w:r>
      <w:r w:rsidR="00716DCD">
        <w:rPr>
          <w:sz w:val="24"/>
        </w:rPr>
        <w:fldChar w:fldCharType="begin" w:fldLock="1"/>
      </w:r>
      <w:r w:rsidR="00716DCD">
        <w:rPr>
          <w:sz w:val="24"/>
        </w:rPr>
        <w:instrText>ADDIN CSL_CITATION { "citationItems" : [ { "id" : "ITEM-1", "itemData" : { "author" : [ { "dropping-particle" : "", "family" : "Braver", "given" : "Todd S", "non-dropping-particle" : "", "parse-names" : false, "suffix" : "" }, { "dropping-particle" : "", "family" : "Gray", "given" : "Jeremy R", "non-dropping-particle" : "", "parse-names" : false, "suffix" : "" }, { "dropping-particle" : "", "family" : "Burgess", "given" : "Gregory C", "non-dropping-particle" : "", "parse-names" : false, "suffix" : "" } ], "container-title" : "Variation in working memory", "id" : "ITEM-1", "issued" : { "date-parts" : [ [ "2007" ] ] }, "number-of-pages" : "76-106", "publisher" : "Oxford University Press", "title" : "Explaining the many varieties of working memory variation BT - Variation in working memory", "type" : "book" }, "uris" : [ "http://www.mendeley.com/documents/?uuid=6083ca09-d91e-3ecb-9b88-e2743a228179" ] } ], "mendeley" : { "formattedCitation" : "(Braver, Gray, &amp; Burgess, 2007)", "manualFormatting" : "(2007)", "plainTextFormattedCitation" : "(Braver, Gray, &amp; Burgess, 2007)", "previouslyFormattedCitation" : "(Braver, Gray, &amp; Burgess, 2007)" }, "properties" : {  }, "schema" : "https://github.com/citation-style-language/schema/raw/master/csl-citation.json" }</w:instrText>
      </w:r>
      <w:r w:rsidR="00716DCD">
        <w:rPr>
          <w:sz w:val="24"/>
        </w:rPr>
        <w:fldChar w:fldCharType="separate"/>
      </w:r>
      <w:r w:rsidR="00716DCD" w:rsidRPr="00716DCD">
        <w:rPr>
          <w:noProof/>
          <w:sz w:val="24"/>
        </w:rPr>
        <w:t>(2007)</w:t>
      </w:r>
      <w:r w:rsidR="00716DCD">
        <w:rPr>
          <w:sz w:val="24"/>
        </w:rPr>
        <w:fldChar w:fldCharType="end"/>
      </w:r>
      <w:r w:rsidR="00716DCD">
        <w:rPr>
          <w:sz w:val="24"/>
        </w:rPr>
        <w:t xml:space="preserve"> postulated two distinct modes, in which cognitive control operates, to explain inter- as well as intraindividual variability of working memory (WM) performance: 1) proactive control (i.e., anticipatory planning, early information selection, context-driven) and 2) reactive control (i.e., flexible behavioral adaptation, late correction, stimulus-driven).</w:t>
      </w:r>
    </w:p>
    <w:p w14:paraId="299F38B9" w14:textId="337BBCE6" w:rsidR="00AD02EE" w:rsidRDefault="00277B03" w:rsidP="00420FB1">
      <w:pPr>
        <w:spacing w:after="0" w:line="360" w:lineRule="auto"/>
        <w:ind w:firstLine="425"/>
        <w:jc w:val="both"/>
        <w:rPr>
          <w:sz w:val="24"/>
        </w:rPr>
      </w:pPr>
      <w:r>
        <w:rPr>
          <w:sz w:val="24"/>
        </w:rPr>
        <w:t>There is substantial evidence that proactive control, as the mode that optimizes behavior, is the more resource demanding and puts a larger load on WM</w:t>
      </w:r>
      <w:r w:rsidR="0021258C">
        <w:rPr>
          <w:sz w:val="24"/>
        </w:rPr>
        <w:t xml:space="preserve"> </w:t>
      </w:r>
      <w:r w:rsidR="0021258C">
        <w:rPr>
          <w:sz w:val="24"/>
        </w:rPr>
        <w:fldChar w:fldCharType="begin" w:fldLock="1"/>
      </w:r>
      <w:r w:rsidR="0021258C">
        <w:rPr>
          <w:sz w:val="24"/>
        </w:rPr>
        <w:instrText>ADDIN CSL_CITATION { "citationItems" : [ { "id" : "ITEM-1", "itemData" : { "DOI" : "10.1016/j.conb.2010.03.002", "ISBN" : "1873-6882 (Electronic)\\n0959-4388 (Linking)", "ISSN" : "09594388", "PMID" : "20381337", "abstract" : "Investigations of individual differences have become increasingly important in the cognitive neuroscience of executive control. For instance, individual variation in lateral prefrontal cortex function (and that of associated regions) has recently been used to identify contributions of executive control processes to a number of domains, including working memory capacity, anxiety, reward/motivation, and emotion regulation. However, the origins of such individual differences remain poorly understood. Recent progress toward identifying the genetic and environmental sources of variation in neural traits, in combination with progress in identifying the causal relationships between neural and cognitive processes, will be essential for developing a mechanistic understanding of executive control. ?? 2010 Elsevier Ltd.", "author" : [ { "dropping-particle" : "", "family" : "Braver", "given" : "Todd S.", "non-dropping-particle" : "", "parse-names" : false, "suffix" : "" }, { "dropping-particle" : "", "family" : "Cole", "given" : "Michael W.", "non-dropping-particle" : "", "parse-names" : false, "suffix" : "" }, { "dropping-particle" : "", "family" : "Yarkoni", "given" : "Tal", "non-dropping-particle" : "", "parse-names" : false, "suffix" : "" } ], "container-title" : "Current Opinion in Neurobiology", "id" : "ITEM-1", "issued" : { "date-parts" : [ [ "2010" ] ] }, "title" : "Vive les differences! Individual variation in neural mechanisms of executive control", "type" : "article" }, "uris" : [ "http://www.mendeley.com/documents/?uuid=246c026c-b50c-3bee-aef6-c3b651210770" ] }, { "id" : "ITEM-2", "itemData" : { "DOI" : "10.1016/S0896-6273(03)00466-5", "ISSN" : "0896-6273", "abstract" : "A hybrid blocked and event-related functional magnetic resonance imaging (fMRI) study decomposed brain activity during task switching into sustained and transient components. Contrasting task-switching blocks against single-task blocks revealed sustained activation in right anterior prefrontal cortex (PFC). Contrasting task-switch trials against task-repeat and single-task trials revealed activation in left lateral PFC and left superior parietal cortex. In both sets of regions, activation dynamics were strongly modulated by trial-by-trial fluctuations in response speed. In addition, right anterior PFC activity selectively covaried with the magnitude of mixing cost (i.e., task-repeat versus single-task trial performance), and left superior parietal activity selectively covaried with the magnitude of the switching cost (i.e., task-switch versus task-repeat trial performance). These results indicate a functional double dissociation in brain regions supporting different components of cognitive control during task switching and suggest that both sustained and transient control processes mediate the behavioral performance costs of task switching.", "author" : [ { "dropping-particle" : "", "family" : "Braver", "given" : "Todd S", "non-dropping-particle" : "", "parse-names" : false, "suffix" : "" }, { "dropping-particle" : "", "family" : "Reynolds", "given" : "Jeremy R", "non-dropping-particle" : "", "parse-names" : false, "suffix" : "" }, { "dropping-particle" : "", "family" : "Donaldson", "given" : "David I", "non-dropping-particle" : "", "parse-names" : false, "suffix" : "" } ], "container-title" : "Neuron", "id" : "ITEM-2", "issue" : "4", "issued" : { "date-parts" : [ [ "2003", "8", "14" ] ] }, "page" : "713-726", "publisher" : "Cell Press", "title" : "Neural Mechanisms of Transient and Sustained Cognitive Control during Task Switching", "type" : "article-journal", "volume" : "39" }, "uris" : [ "http://www.mendeley.com/documents/?uuid=2b099f8b-fbd7-3b76-9bf7-a97380555758" ] }, { "id" : "ITEM-3", "itemData" : { "DOI" : "10.1016/j.tics.2011.12.010", "ISBN" : "1364-6613", "ISSN" : "13646613", "PMID" : "22245618", "abstract" : "A core component of cognitive control - the ability to regulate thoughts and actions in accordance with internally represented behavioral goals - might be its intrinsic variability. In this article, I describe the dual mechanisms of control (DMC) framework, which postulates that this variability might arise from qualitative distinctions in temporal dynamics between proactive and reactive modes of control. Proactive control reflects the sustained and anticipatory maintenance of goal-relevant information within lateral prefrontal cortex (PFC) to enable optimal cognitive performance, whereas reactive control reflects transient stimulus-driven goal reactivation that recruits lateral PFC (plus a wider brain network) based on interference demands or episodic associations. I summarize recent research that demonstrates how the DMC framework provides a coherent explanation of three sources of cognitive control variation - intra-individual, inter-individual and between-groups - in terms of proactive versus reactive control biases. ?? 2011 Elsevier Ltd.", "author" : [ { "dropping-particle" : "", "family" : "Braver", "given" : "Todd S.", "non-dropping-particle" : "", "parse-names" : false, "suffix" : "" } ], "container-title" : "Trends in Cognitive Sciences", "id" : "ITEM-3", "issued" : { "date-parts" : [ [ "2012" ] ] }, "title" : "The variable nature of cognitive control: A dual mechanisms framework", "type" : "article" }, "uris" : [ "http://www.mendeley.com/documents/?uuid=0296b1df-8580-31c8-8deb-45a38096cb98" ] } ], "mendeley" : { "formattedCitation" : "(Braver, 2012; Braver, Cole, &amp; Yarkoni, 2010; Braver, Reynolds, &amp; Donaldson, 2003)", "plainTextFormattedCitation" : "(Braver, 2012; Braver, Cole, &amp; Yarkoni, 2010; Braver, Reynolds, &amp; Donaldson, 2003)", "previouslyFormattedCitation" : "(Braver, 2012; Braver, Cole, &amp; Yarkoni, 2010; Braver, Reynolds, &amp; Donaldson, 2003)" }, "properties" : {  }, "schema" : "https://github.com/citation-style-language/schema/raw/master/csl-citation.json" }</w:instrText>
      </w:r>
      <w:r w:rsidR="0021258C">
        <w:rPr>
          <w:sz w:val="24"/>
        </w:rPr>
        <w:fldChar w:fldCharType="separate"/>
      </w:r>
      <w:r w:rsidR="0021258C" w:rsidRPr="0021258C">
        <w:rPr>
          <w:noProof/>
          <w:sz w:val="24"/>
        </w:rPr>
        <w:t>(Braver, 2012; Braver, Cole, &amp; Yarkoni, 2010; Braver, Reynolds, &amp; Donaldson, 2003)</w:t>
      </w:r>
      <w:r w:rsidR="0021258C">
        <w:rPr>
          <w:sz w:val="24"/>
        </w:rPr>
        <w:fldChar w:fldCharType="end"/>
      </w:r>
      <w:r>
        <w:rPr>
          <w:sz w:val="24"/>
        </w:rPr>
        <w:t xml:space="preserve">. However, conceptually, proactive control is intended to rely on context information with a high predictive value and goal relevance. Therefore, decisions can be made at an early point and outcomes are maximized </w:t>
      </w:r>
      <w:r>
        <w:rPr>
          <w:sz w:val="24"/>
        </w:rPr>
        <w:fldChar w:fldCharType="begin" w:fldLock="1"/>
      </w:r>
      <w:r>
        <w:rPr>
          <w:sz w:val="24"/>
        </w:rPr>
        <w:instrText>ADDIN CSL_CITATION { "citationItems" : [ { "id" : "ITEM-1", "itemData" : { "DOI" : "10.1016/j.tics.2011.12.010", "ISBN" : "1364-6613", "ISSN" : "13646613", "PMID" : "22245618", "abstract" : "A core component of cognitive control - the ability to regulate thoughts and actions in accordance with internally represented behavioral goals - might be its intrinsic variability. In this article, I describe the dual mechanisms of control (DMC) framework, which postulates that this variability might arise from qualitative distinctions in temporal dynamics between proactive and reactive modes of control. Proactive control reflects the sustained and anticipatory maintenance of goal-relevant information within lateral prefrontal cortex (PFC) to enable optimal cognitive performance, whereas reactive control reflects transient stimulus-driven goal reactivation that recruits lateral PFC (plus a wider brain network) based on interference demands or episodic associations. I summarize recent research that demonstrates how the DMC framework provides a coherent explanation of three sources of cognitive control variation - intra-individual, inter-individual and between-groups - in terms of proactive versus reactive control biases. ?? 2011 Elsevier Ltd.", "author" : [ { "dropping-particle" : "", "family" : "Braver", "given" : "Todd S.", "non-dropping-particle" : "", "parse-names" : false, "suffix" : "" } ], "container-title" : "Trends in Cognitive Sciences", "id" : "ITEM-1", "issued" : { "date-parts" : [ [ "2012" ] ] }, "title" : "The variable nature of cognitive control: A dual mechanisms framework", "type" : "article" }, "uris" : [ "http://www.mendeley.com/documents/?uuid=0296b1df-8580-31c8-8deb-45a38096cb98" ] } ], "mendeley" : { "formattedCitation" : "(Braver, 2012)", "plainTextFormattedCitation" : "(Braver, 2012)", "previouslyFormattedCitation" : "(Braver, 2012)" }, "properties" : {  }, "schema" : "https://github.com/citation-style-language/schema/raw/master/csl-citation.json" }</w:instrText>
      </w:r>
      <w:r>
        <w:rPr>
          <w:sz w:val="24"/>
        </w:rPr>
        <w:fldChar w:fldCharType="separate"/>
      </w:r>
      <w:r w:rsidRPr="00277B03">
        <w:rPr>
          <w:noProof/>
          <w:sz w:val="24"/>
        </w:rPr>
        <w:t>(Braver, 2012)</w:t>
      </w:r>
      <w:r>
        <w:rPr>
          <w:sz w:val="24"/>
        </w:rPr>
        <w:fldChar w:fldCharType="end"/>
      </w:r>
      <w:r>
        <w:rPr>
          <w:sz w:val="24"/>
        </w:rPr>
        <w:t>. Further, as c</w:t>
      </w:r>
      <w:r w:rsidR="00D057FB">
        <w:rPr>
          <w:sz w:val="24"/>
        </w:rPr>
        <w:t>lassic theories of</w:t>
      </w:r>
      <w:r>
        <w:rPr>
          <w:sz w:val="24"/>
        </w:rPr>
        <w:t xml:space="preserve"> motor control already </w:t>
      </w:r>
      <w:r w:rsidR="00AD02EE">
        <w:rPr>
          <w:sz w:val="24"/>
        </w:rPr>
        <w:t>hypothesized</w:t>
      </w:r>
      <w:r w:rsidR="00D057FB">
        <w:rPr>
          <w:sz w:val="24"/>
        </w:rPr>
        <w:t xml:space="preserve"> </w:t>
      </w:r>
      <w:r w:rsidR="00D057FB">
        <w:rPr>
          <w:sz w:val="24"/>
        </w:rPr>
        <w:fldChar w:fldCharType="begin" w:fldLock="1"/>
      </w:r>
      <w:r w:rsidR="00D057FB">
        <w:rPr>
          <w:sz w:val="24"/>
        </w:rPr>
        <w:instrText>ADDIN CSL_CITATION { "citationItems" : [ { "id" : "ITEM-1", "itemData" : { "DOI" : "10.1080/00222895.1986.10735369", "ISBN" : "0022-2895 (Print)\\r0022-2895 (Linking)", "ISSN" : "19401027", "PMID" : "15136283", "abstract" : "The equilibrium control hypothesis (? model) is considered with special reference to the following concepts: (a) the length-force invariant characteristic (IC) of the muscle together with central and reflex systems subserving its activity; (b) the tonic stretch reflex threshold (?) as an independent measure of central commands descending to alpha and gamma motoneurons; (c) the equilibrium point, defined in terms of ?, IC and static load characteristics, which is associated with the notion that posture and movement are controlled by a single mechanism; and (d) the muscle activation area (a reformulation of the ?size principle?)? the area of kinematic and command variables in which a rank-ordered recruitment of motor units takes place. The model is used for the interpretation of various motor phenomena, particularly electromyographic patterns. The stretch reflex in the ? model has no mechanism to follow-up a certain muscle length prescribed by central commands. Rather, its task is to bring the system to an equilibrium, load-dependent position. Another currently popular version defines the equilibrium point concept in terms of alpha motoneuron activity alone (the \u03b1 model). Although the model imitates (as does the ? model) spring-like properties of motor performance, it nevertheless is inconsistent with a substantial data base on intact motor control. An analysis of \u03b1 models, including their treatment of motor performance in deafferented animals, reveals that they suffer from grave shortcomings. It is concluded that parameterization of the stretch reflex is a basis for intact motor control. Muscle deafferentation impairs this graceful mechanism though it does not remove the possibility of movement. The equilibrium control hypothesis (? model) is considered with special reference to the following concepts: (a) the length-force invariant characteristic (IC) of the muscle together with central and reflex systems subserving its activity; (b) the tonic stretch reflex threshold (?) as an independent measure of central commands descending to alpha and gamma motoneurons; (c) the equilibrium point, defined in terms of ?, IC and static load characteristics, which is associated with the notion that posture and movement are controlled by a single mechanism; and (d) the muscle activation area (a reformulation of the ?size principle?)? the area of kinematic and command variables in which a rank-ordered recruitment of motor units takes place. The model is used for the int\u2026", "author" : [ { "dropping-particle" : "", "family" : "Feldman", "given" : "Anatol G.", "non-dropping-particle" : "", "parse-names" : false, "suffix" : "" } ], "container-title" : "Journal of Motor Behavior", "id" : "ITEM-1", "issue" : "1", "issued" : { "date-parts" : [ [ "1986", "3" ] ] }, "page" : "17-54", "title" : "Once more on the equilibrium-point hypothesis (\u03bb model) for motor control", "type" : "article-journal", "volume" : "18" }, "uris" : [ "http://www.mendeley.com/documents/?uuid=ec165d34-054e-333a-8477-525bcbdbdf7d" ] } ], "mendeley" : { "formattedCitation" : "(Feldman, 1986)", "manualFormatting" : "(e.g., Feldman, 1986)", "plainTextFormattedCitation" : "(Feldman, 1986)", "previouslyFormattedCitation" : "(Feldman, 1986)" }, "properties" : {  }, "schema" : "https://github.com/citation-style-language/schema/raw/master/csl-citation.json" }</w:instrText>
      </w:r>
      <w:r w:rsidR="00D057FB">
        <w:rPr>
          <w:sz w:val="24"/>
        </w:rPr>
        <w:fldChar w:fldCharType="separate"/>
      </w:r>
      <w:r w:rsidR="00D057FB" w:rsidRPr="00D057FB">
        <w:rPr>
          <w:noProof/>
          <w:sz w:val="24"/>
        </w:rPr>
        <w:t>(</w:t>
      </w:r>
      <w:r w:rsidR="00D057FB">
        <w:rPr>
          <w:noProof/>
          <w:sz w:val="24"/>
        </w:rPr>
        <w:t xml:space="preserve">e.g., </w:t>
      </w:r>
      <w:r w:rsidR="00D057FB" w:rsidRPr="00D057FB">
        <w:rPr>
          <w:noProof/>
          <w:sz w:val="24"/>
        </w:rPr>
        <w:t>Feldman, 1986)</w:t>
      </w:r>
      <w:r w:rsidR="00D057FB">
        <w:rPr>
          <w:sz w:val="24"/>
        </w:rPr>
        <w:fldChar w:fldCharType="end"/>
      </w:r>
      <w:r w:rsidR="00AD02EE">
        <w:rPr>
          <w:sz w:val="24"/>
        </w:rPr>
        <w:t xml:space="preserve">, optimal behavior in relation to cognitive resources is achieved through automatization and reduction of conscious effort. According to </w:t>
      </w:r>
      <w:r w:rsidR="00D057FB">
        <w:rPr>
          <w:sz w:val="24"/>
        </w:rPr>
        <w:t xml:space="preserve">a </w:t>
      </w:r>
      <w:r w:rsidR="00AD02EE">
        <w:rPr>
          <w:sz w:val="24"/>
        </w:rPr>
        <w:t>theory of optimal</w:t>
      </w:r>
      <w:r w:rsidR="00D057FB">
        <w:rPr>
          <w:sz w:val="24"/>
        </w:rPr>
        <w:t xml:space="preserve"> motor</w:t>
      </w:r>
      <w:r w:rsidR="00AD02EE">
        <w:rPr>
          <w:sz w:val="24"/>
        </w:rPr>
        <w:t xml:space="preserve"> control</w:t>
      </w:r>
      <w:r w:rsidR="00D057FB">
        <w:rPr>
          <w:sz w:val="24"/>
        </w:rPr>
        <w:t xml:space="preserve"> </w:t>
      </w:r>
      <w:r w:rsidR="00D057FB">
        <w:rPr>
          <w:sz w:val="24"/>
        </w:rPr>
        <w:fldChar w:fldCharType="begin" w:fldLock="1"/>
      </w:r>
      <w:r w:rsidR="00D057FB">
        <w:rPr>
          <w:sz w:val="24"/>
        </w:rPr>
        <w:instrText>ADDIN CSL_CITATION { "citationItems" : [ { "id" : "ITEM-1", "itemData" : { "DOI" : "10.2307/3752313", "ISSN" : "10520368", "author" : [ { "dropping-particle" : "", "family" : "Todorov", "given" : "Emmanuel", "non-dropping-particle" : "", "parse-names" : false, "suffix" : "" }, { "dropping-particle" : "", "family" : "Jordan", "given" : "Michael I.", "non-dropping-particle" : "", "parse-names" : false, "suffix" : "" } ], "container-title" : "nature.com", "id" : "ITEM-1", "issue" : "2", "issued" : { "date-parts" : [ [ "1889" ] ] }, "page" : "82", "title" : "Optimal feedback control as a theory of motor coordination: Supplementary Notes", "type" : "article-journal", "volume" : "5" }, "uris" : [ "http://www.mendeley.com/documents/?uuid=5aa6bb27-938c-3c08-908c-8ef86af4cedf" ] }, { "id" : "ITEM-2", "itemData" : { "ISBN" : "0262025507", "ISSN" : "10495258", "abstract" : "Behavioral goals are achieved reliably and repeatedly with movements rarely reproducible in their detail. Here we offer an explanation: we show that not only are variability and goal achievement compatible, but indeed that allowing variability in redundant dimensions is the optimal control strategy in the face of uncertainty. The optimal feedback control laws for typical motor tasks obey a \"minimal intervention\"principle: deviations from the average trajectory are only corrected when they interfere with the task goals. The resulting behavior exhibits task-constrained variability, as well as synergetic coupling among actuators which is another unexplained empirical phenomenon.", "author" : [ { "dropping-particle" : "", "family" : "Todorov", "given" : "Emanuel", "non-dropping-particle" : "", "parse-names" : false, "suffix" : "" }, { "dropping-particle" : "", "family" : "Jordan", "given" : "Michael I", "non-dropping-particle" : "", "parse-names" : false, "suffix" : "" } ], "container-title" : "Advances in Neural Information Processing Systems", "id" : "ITEM-2", "issued" : { "date-parts" : [ [ "2002" ] ] }, "page" : "27-34", "title" : "A Minimal Intervention Principle for Coordinated Movement", "type" : "article-journal" }, "uris" : [ "http://www.mendeley.com/documents/?uuid=d73f4fe4-0788-392b-9187-b28eec33e387" ] } ], "mendeley" : { "formattedCitation" : "(Emanuel Todorov &amp; Jordan, 2002; Emmanuel Todorov &amp; Jordan, 1889)", "plainTextFormattedCitation" : "(Emanuel Todorov &amp; Jordan, 2002; Emmanuel Todorov &amp; Jordan, 1889)", "previouslyFormattedCitation" : "(Emanuel Todorov &amp; Jordan, 2002; Emmanuel Todorov &amp; Jordan, 1889)" }, "properties" : {  }, "schema" : "https://github.com/citation-style-language/schema/raw/master/csl-citation.json" }</w:instrText>
      </w:r>
      <w:r w:rsidR="00D057FB">
        <w:rPr>
          <w:sz w:val="24"/>
        </w:rPr>
        <w:fldChar w:fldCharType="separate"/>
      </w:r>
      <w:r w:rsidR="00D057FB" w:rsidRPr="00D057FB">
        <w:rPr>
          <w:noProof/>
          <w:sz w:val="24"/>
        </w:rPr>
        <w:t>(Emanuel Todorov &amp; Jordan, 2002; Emmanuel Todorov &amp; Jordan, 1889)</w:t>
      </w:r>
      <w:r w:rsidR="00D057FB">
        <w:rPr>
          <w:sz w:val="24"/>
        </w:rPr>
        <w:fldChar w:fldCharType="end"/>
      </w:r>
      <w:r w:rsidR="00AD02EE">
        <w:rPr>
          <w:sz w:val="24"/>
        </w:rPr>
        <w:t xml:space="preserve"> and equilibrium point control</w:t>
      </w:r>
      <w:r w:rsidR="00D057FB">
        <w:rPr>
          <w:sz w:val="24"/>
        </w:rPr>
        <w:t xml:space="preserve"> </w:t>
      </w:r>
      <w:r w:rsidR="00D057FB">
        <w:rPr>
          <w:sz w:val="24"/>
        </w:rPr>
        <w:fldChar w:fldCharType="begin" w:fldLock="1"/>
      </w:r>
      <w:r w:rsidR="00D057FB">
        <w:rPr>
          <w:sz w:val="24"/>
        </w:rPr>
        <w:instrText>ADDIN CSL_CITATION { "citationItems" : [ { "id" : "ITEM-1", "itemData" : { "DOI" : "10.1080/00222895.1986.10735369", "ISBN" : "0022-2895 (Print)\\r0022-2895 (Linking)", "ISSN" : "19401027", "PMID" : "15136283", "abstract" : "The equilibrium control hypothesis (? model) is considered with special reference to the following concepts: (a) the length-force invariant characteristic (IC) of the muscle together with central and reflex systems subserving its activity; (b) the tonic stretch reflex threshold (?) as an independent measure of central commands descending to alpha and gamma motoneurons; (c) the equilibrium point, defined in terms of ?, IC and static load characteristics, which is associated with the notion that posture and movement are controlled by a single mechanism; and (d) the muscle activation area (a reformulation of the ?size principle?)? the area of kinematic and command variables in which a rank-ordered recruitment of motor units takes place. The model is used for the interpretation of various motor phenomena, particularly electromyographic patterns. The stretch reflex in the ? model has no mechanism to follow-up a certain muscle length prescribed by central commands. Rather, its task is to bring the system to an equilibrium, load-dependent position. Another currently popular version defines the equilibrium point concept in terms of alpha motoneuron activity alone (the \u03b1 model). Although the model imitates (as does the ? model) spring-like properties of motor performance, it nevertheless is inconsistent with a substantial data base on intact motor control. An analysis of \u03b1 models, including their treatment of motor performance in deafferented animals, reveals that they suffer from grave shortcomings. It is concluded that parameterization of the stretch reflex is a basis for intact motor control. Muscle deafferentation impairs this graceful mechanism though it does not remove the possibility of movement. The equilibrium control hypothesis (? model) is considered with special reference to the following concepts: (a) the length-force invariant characteristic (IC) of the muscle together with central and reflex systems subserving its activity; (b) the tonic stretch reflex threshold (?) as an independent measure of central commands descending to alpha and gamma motoneurons; (c) the equilibrium point, defined in terms of ?, IC and static load characteristics, which is associated with the notion that posture and movement are controlled by a single mechanism; and (d) the muscle activation area (a reformulation of the ?size principle?)? the area of kinematic and command variables in which a rank-ordered recruitment of motor units takes place. The model is used for the int\u2026", "author" : [ { "dropping-particle" : "", "family" : "Feldman", "given" : "Anatol G.", "non-dropping-particle" : "", "parse-names" : false, "suffix" : "" } ], "container-title" : "Journal of Motor Behavior", "id" : "ITEM-1", "issue" : "1", "issued" : { "date-parts" : [ [ "1986", "3" ] ] }, "page" : "17-54", "title" : "Once more on the equilibrium-point hypothesis (\u03bb model) for motor control", "type" : "article-journal", "volume" : "18" }, "uris" : [ "http://www.mendeley.com/documents/?uuid=ec165d34-054e-333a-8477-525bcbdbdf7d" ] }, { "id" : "ITEM-2", "itemData" : { "DOI" : "10.1017/S0140525X00072538", "ISBN" : "0140-525X", "ISSN" : "0140-525X", "PMID" : "23302290", "abstract" : "The equilibrium-point hypothesis drastically simplifies the requisite computations for multijoint movements and mechanical interactions with complex dynamic objects in the environment. Because the neuromuscular system is springlike, the instantaneous difference between the arm's actual position and the equilibrium position specified by the neural activity can generate the requisite torques, avoiding the complex \"inverse dynamic\" problem of computing the torques at the joints. The hypothesis provides a simple unified description of posture and movement as well as contact control task performance, in which the limb must exert force stably and do work on objects in the environment. Recent work (e.g., S. F. Giszter et al, 1991) has shown that microstimulation of the frog spinal cord's premotoneural network produces leg movements to various positions in the frog's motor space. 26 commentaries on this article appear at the end of the journal.", "author" : [ { "dropping-particle" : "", "family" : "Bizzi", "given" : "E", "non-dropping-particle" : "", "parse-names" : false, "suffix" : "" }, { "dropping-particle" : "", "family" : "Hogan", "given" : "N", "non-dropping-particle" : "", "parse-names" : false, "suffix" : "" }, { "dropping-particle" : "", "family" : "Mussa-Ivaldi", "given" : "F.A.", "non-dropping-particle" : "", "parse-names" : false, "suffix" : "" }, { "dropping-particle" : "", "family" : "Giszter", "given" : "S.", "non-dropping-particle" : "", "parse-names" : false, "suffix" : "" } ], "container-title" : "Behavioral and Brain Sciences", "id" : "ITEM-2", "issued" : { "date-parts" : [ [ "1992" ] ] }, "page" : "603-613", "title" : "Does the nervous system use equilibrium-point control to guide single and multiple joint movments", "type" : "article", "volume" : "15" }, "uris" : [ "http://www.mendeley.com/documents/?uuid=3362b59c-3c2f-341f-b1f3-2199a6102ee7" ] } ], "mendeley" : { "formattedCitation" : "(Bizzi, Hogan, Mussa-Ivaldi, &amp; Giszter, 1992; Feldman, 1986)", "plainTextFormattedCitation" : "(Bizzi, Hogan, Mussa-Ivaldi, &amp; Giszter, 1992; Feldman, 1986)", "previouslyFormattedCitation" : "(Bizzi, Hogan, Mussa-Ivaldi, &amp; Giszter, 1992; Feldman, 1986)" }, "properties" : {  }, "schema" : "https://github.com/citation-style-language/schema/raw/master/csl-citation.json" }</w:instrText>
      </w:r>
      <w:r w:rsidR="00D057FB">
        <w:rPr>
          <w:sz w:val="24"/>
        </w:rPr>
        <w:fldChar w:fldCharType="separate"/>
      </w:r>
      <w:r w:rsidR="00D057FB" w:rsidRPr="00D057FB">
        <w:rPr>
          <w:noProof/>
          <w:sz w:val="24"/>
        </w:rPr>
        <w:t>(Bizzi, Hogan, Mussa-Ivaldi, &amp; Giszter, 1992; Feldman, 1986)</w:t>
      </w:r>
      <w:r w:rsidR="00D057FB">
        <w:rPr>
          <w:sz w:val="24"/>
        </w:rPr>
        <w:fldChar w:fldCharType="end"/>
      </w:r>
      <w:r w:rsidR="00D057FB">
        <w:rPr>
          <w:sz w:val="24"/>
        </w:rPr>
        <w:t>,</w:t>
      </w:r>
      <w:r w:rsidR="00AD02EE">
        <w:rPr>
          <w:sz w:val="24"/>
        </w:rPr>
        <w:t xml:space="preserve"> adding </w:t>
      </w:r>
      <w:r w:rsidR="00AD02EE">
        <w:rPr>
          <w:sz w:val="24"/>
        </w:rPr>
        <w:lastRenderedPageBreak/>
        <w:t>prefrontal control to a routine task execution in a highly predictable environme</w:t>
      </w:r>
      <w:r w:rsidR="002F07EB">
        <w:rPr>
          <w:sz w:val="24"/>
        </w:rPr>
        <w:t>nt</w:t>
      </w:r>
      <w:r w:rsidR="00AD02EE">
        <w:rPr>
          <w:sz w:val="24"/>
        </w:rPr>
        <w:t xml:space="preserve"> is detrimental to the performance, since the involvement of the prefrontal cortex disrupts automatic control loops which would act faster on their own account. Still, considering proactive behavior that actually requires remembering a complex plan or information sequence necessary for task performance, </w:t>
      </w:r>
      <w:r w:rsidR="00DD0859">
        <w:rPr>
          <w:sz w:val="24"/>
        </w:rPr>
        <w:t>it</w:t>
      </w:r>
      <w:r w:rsidR="00AD02EE">
        <w:rPr>
          <w:sz w:val="24"/>
        </w:rPr>
        <w:t xml:space="preserve"> becomes apparent that proactive control cannot be a unitary construct. </w:t>
      </w:r>
      <w:r w:rsidR="00DD0859">
        <w:rPr>
          <w:sz w:val="24"/>
        </w:rPr>
        <w:t>Instead, it probably constitutes an underlying pattern of how predictions form our behavior in the long-term, but can be executed in a resource demanding or automatized fashion.</w:t>
      </w:r>
    </w:p>
    <w:p w14:paraId="4F019892" w14:textId="6A30FD28" w:rsidR="00012DE7" w:rsidRDefault="00AD02EE" w:rsidP="00420FB1">
      <w:pPr>
        <w:spacing w:after="0" w:line="360" w:lineRule="auto"/>
        <w:ind w:firstLine="425"/>
        <w:jc w:val="both"/>
        <w:rPr>
          <w:sz w:val="24"/>
        </w:rPr>
      </w:pPr>
      <w:r>
        <w:rPr>
          <w:sz w:val="24"/>
        </w:rPr>
        <w:t xml:space="preserve">Investigating </w:t>
      </w:r>
      <w:r w:rsidR="001637D1">
        <w:rPr>
          <w:sz w:val="24"/>
        </w:rPr>
        <w:t>this</w:t>
      </w:r>
      <w:r>
        <w:rPr>
          <w:sz w:val="24"/>
        </w:rPr>
        <w:t xml:space="preserve"> </w:t>
      </w:r>
      <w:r w:rsidR="00477865">
        <w:rPr>
          <w:sz w:val="24"/>
        </w:rPr>
        <w:t>hypothesis</w:t>
      </w:r>
      <w:r>
        <w:rPr>
          <w:sz w:val="24"/>
        </w:rPr>
        <w:t xml:space="preserve"> is a challenging research undertaking, since a wealth of information is needed. </w:t>
      </w:r>
      <w:r w:rsidR="00DD0859">
        <w:rPr>
          <w:sz w:val="24"/>
        </w:rPr>
        <w:t xml:space="preserve">To test the involvement of prefrontal structures associated with cognitive control, such as the dorsolateral prefrontal cortex (DLPFC) and the anterior cingulate cortex </w:t>
      </w:r>
      <w:r w:rsidR="0073109D">
        <w:rPr>
          <w:sz w:val="24"/>
        </w:rPr>
        <w:fldChar w:fldCharType="begin" w:fldLock="1"/>
      </w:r>
      <w:r w:rsidR="002F07EB">
        <w:rPr>
          <w:sz w:val="24"/>
        </w:rPr>
        <w:instrText>ADDIN CSL_CITATION { "citationItems" : [ { "id" : "ITEM-1", "itemData" : { "DOI" : "10.1126/SCIENCE.288.5472.1835", "ISSN" : "0036-8075", "PMID" : "10846167", "abstract" : "Theories of the regulation of cognition suggest a system with two necessary components: one to implement control and another to monitor performance and signal when adjustments in control are needed. Event-related functional magnetic resonance imaging and a task-switching version of the Stroop task were used to examine whether these components of cognitive control have distinct neural bases in the human brain. A double dissociation was found. During task preparation, the left dorsolateral prefrontal cortex (Brodmann's area 9) was more active for color naming than for word reading, consistent with a role in the implementation of control. In contrast, the anterior cingulate cortex (Brodmann's areas 24 and 32) was more active when responding to incongruent stimuli, consistent with a role in performance monitoring.", "author" : [ { "dropping-particle" : "", "family" : "MacDonald", "given" : "A W", "non-dropping-particle" : "", "parse-names" : false, "suffix" : "" }, { "dropping-particle" : "", "family" : "Cohen", "given" : "J D", "non-dropping-particle" : "", "parse-names" : false, "suffix" : "" }, { "dropping-particle" : "", "family" : "Stenger", "given" : "V A", "non-dropping-particle" : "", "parse-names" : false, "suffix" : "" }, { "dropping-particle" : "", "family" : "Carter", "given" : "C S", "non-dropping-particle" : "", "parse-names" : false, "suffix" : "" } ], "container-title" : "Science (New York, N.Y.)", "id" : "ITEM-1", "issue" : "5472", "issued" : { "date-parts" : [ [ "2000", "6", "9" ] ] }, "page" : "1835-8", "publisher" : "American Association for the Advancement of Science", "title" : "Dissociating the role of the dorsolateral prefrontal and anterior cingulate cortex in cognitive control.", "type" : "article-journal", "volume" : "288" }, "uris" : [ "http://www.mendeley.com/documents/?uuid=979e46d2-c9b9-3d1b-af59-fe3e20b4656c" ] }, { "id" : "ITEM-2", "itemData" : { "DOI" : "10.1017/CBO9781107415324.004", "ISBN" : "4126243429", "ISSN" : "0028-3932", "PMID" : "9347483", "abstract" : "A functional magnetic resonance imaging (fMRI) study was conducted to determine whether prefrontal cortex (PFC) increases activity in working memory (WM) tasks as a specific result of the demands placed on WM, or to other processes affected by the greater difficulty of such tasks. Increased activity in dorsolateral PFC (DLPFC) was observed during task conditions that placed demands on active maintenance (long retention interval) relative to control conditions matched for difficulty. Furthermore, the activity was sustained over the entire retention interval and did not increase when task difficulty was manipulated independently of WM requirements. This contrasted with the transient increases in activity observed in the anterior cingulate, and other regions of frontal cortex, in response to increased task difficulty but not WM demands. Thus, this study established a double-dissociation between regions responsive to WM versus task difficulty, indicating a specific involvement of DLPFC and related structures in WM function.", "author" : [ { "dropping-particle" : "", "family" : "Barch", "given" : "Deanna M", "non-dropping-particle" : "", "parse-names" : false, "suffix" : "" }, { "dropping-particle" : "", "family" : "Braver", "given" : "Todd S.", "non-dropping-particle" : "", "parse-names" : false, "suffix" : "" }, { "dropping-particle" : "", "family" : "Nystrom", "given" : "L E", "non-dropping-particle" : "", "parse-names" : false, "suffix" : "" }, { "dropping-particle" : "", "family" : "Forman", "given" : "S D", "non-dropping-particle" : "", "parse-names" : false, "suffix" : "" }, { "dropping-particle" : "", "family" : "Noll", "given" : "D C", "non-dropping-particle" : "", "parse-names" : false, "suffix" : "" }, { "dropping-particle" : "", "family" : "Cohen", "given" : "J D", "non-dropping-particle" : "", "parse-names" : false, "suffix" : "" }, { "dropping-particle" : "", "family" : "Bush", "given" : "G", "non-dropping-particle" : "", "parse-names" : false, "suffix" : "" }, { "dropping-particle" : "", "family" : "Luu", "given" : "P", "non-dropping-particle" : "", "parse-names" : false, "suffix" : "" }, { "dropping-particle" : "", "family" : "Posner", "given" : "M I", "non-dropping-particle" : "", "parse-names" : false, "suffix" : "" }, { "dropping-particle" : "", "family" : "Kane", "given" : "Michael J", "non-dropping-particle" : "", "parse-names" : false, "suffix" : "" }, { "dropping-particle" : "", "family" : "Engle", "given" : "Randall W", "non-dropping-particle" : "", "parse-names" : false, "suffix" : "" }, { "dropping-particle" : "", "family" : "Hofmann", "given" : "Wilhelm", "non-dropping-particle" : "", "parse-names" : false, "suffix" : "" }, { "dropping-particle" : "", "family" : "Gschwendner", "given" : "Tobias", "non-dropping-particle" : "", "parse-names" : false, "suffix" : "" }, { "dropping-particle" : "", "family" : "Friese", "given" : "Malte", "non-dropping-particle" : "", "parse-names" : false, "suffix" : "" }, { "dropping-particle" : "", "family" : "Wiers", "given" : "Reinout W", "non-dropping-particle" : "", "parse-names" : false, "suffix" : "" }, { "dropping-particle" : "", "family" : "Schmitt", "given" : "Manfred", "non-dropping-particle" : "", "parse-names" : false, "suffix" : "" }, { "dropping-particle" : "", "family" : "Braver", "given" : "Todd S.", "non-dropping-particle" : "", "parse-names" : false, "suffix" : "" }, { "dropping-particle" : "", "family" : "Cole", "given" : "Michael W.", "non-dropping-particle" : "", "parse-names" : false, "suffix" : "" }, { "dropping-particle" : "", "family" : "Yarkoni", "given" : "Tal", "non-dropping-particle" : "", "parse-names" : false, "suffix" : "" }, { "dropping-particle" : "", "family" : "Locke", "given" : "H S", "non-dropping-particle" : "", "parse-names" : false, "suffix" : "" }, { "dropping-particle" : "", "family" : "Braver", "given" : "Todd S.", "non-dropping-particle" : "", "parse-names" : false, "suffix" : "" }, { "dropping-particle" : "", "family" : "Liljeholm", "given" : "Mimi", "non-dropping-particle" : "", "parse-names" : false, "suffix" : "" }, { "dropping-particle" : "", "family" : "Dunne", "given" : "Simon", "non-dropping-particle" : "", "parse-names" : false, "suffix" : "" }, { "dropping-particle" : "", "family" : "O'Doherty", "given" : "John P.", "non-dropping-particle" : "", "parse-names" : false, "suffix" : "" }, { "dropping-particle" : "", "family" : "Scarpa", "given" : "Angela", "non-dropping-particle" : "", "parse-names" : false, "suffix" : "" }, { "dropping-particle" : "", "family" : "Haden", "given" : "Sara Chiara", "non-dropping-particle" : "", "parse-names" : false, "suffix" : "" }, { "dropping-particle" : "", "family" : "Tanaka", "given" : "Akiho", "non-dropping-particle" : "", "parse-names" : false, "suffix" : "" }, { "dropping-particle" : "", "family" : "Kiesel", "given" : "Andrea", "non-dropping-particle" : "", "parse-names" : false, "suffix" : "" }, { "dropping-particle" : "", "family" : "Steinhauser", "given" : "Marco", "non-dropping-particle" : "", "parse-names" : false, "suffix" : "" }, { "dropping-particle" : "", "family" : "Wendt", "given" : "Mike", "non-dropping-particle" : "", "parse-names" : false, "suffix" : "" }, { "dropping-particle" : "", "family" : "Falkenstein", "given" : "Michael", "non-dropping-particle" : "", "parse-names" : false, "suffix" : "" }, { "dropping-particle" : "", "family" : "Jost", "given" : "Kerstin", "non-dropping-particle" : "", "parse-names" : false, "suffix" : "" }, { "dropping-particle" : "", "family" : "Philipp", "given" : "Andrea M", "non-dropping-particle" : "", "parse-names" : false, "suffix" : "" }, { "dropping-particle" : "", "family" : "Koch", "given" : "Iring", "non-dropping-particle" : "", "parse-names" : false, "suffix" : "" }, { "dropping-particle" : "", "family" : "Chiew", "given" : "Kimberly S.", "non-dropping-particle" : "", "parse-names" : false, "suffix" : "" }, { "dropping-particle" : "", "family" : "Braver", "given" : "Todd S.", "non-dropping-particle" : "", "parse-names" : false, "suffix" : "" }, { "dropping-particle" : "", "family" : "Derakshan", "given" : "Nazanin", "non-dropping-particle" : "", "parse-names" : false, "suffix" : "" }, { "dropping-particle" : "", "family" : "Smyth", "given" : "Sin\u00e9ad;", "non-dropping-particle" : "", "parse-names" : false, "suffix" : "" }, { "dropping-particle" : "", "family" : "Eysenck", "given" : "Michael W.", "non-dropping-particle" : "", "parse-names" : false, "suffix" : "" }, { "dropping-particle" : "", "family" : "Conway", "given" : "Andrew R A", "non-dropping-particle" : "", "parse-names" : false, "suffix" : "" }, { "dropping-particle" : "", "family" : "Hambrick", "given" : "David Z", "non-dropping-particle" : "", "parse-names" : false, "suffix" : "" }, { "dropping-particle" : "", "family" : "Engle", "given" : "Randall W", "non-dropping-particle" : "", "parse-names" : false, "suffix" : "" }, { "dropping-particle" : "", "family" : "Braver", "given" : "Todd S.", "non-dropping-particle" : "", "parse-names" : false, "suffix" : "" } ], "container-title" : "Journal of Experimental Psychology: General", "id" : "ITEM-2", "issue" : "6", "issued" : { "date-parts" : [ [ "2010" ] ] }, "page" : "215-222", "publisher" : "Elsevier B.V.", "title" : "Cognitive and emotional influences in anterior cingulate cortex", "type" : "article-journal", "volume" : "16" }, "uris" : [ "http://www.mendeley.com/documents/?uuid=83e9261a-1039-4023-a5a8-2303a940d388" ] }, { "id" : "ITEM-3", "itemData" : { "DOI" : "10.1146/annurev-psych-010814-015044", "abstract" : "Research on cognitive control and executive function has long recognized the relevance of motivational factors. Recently, however, the topic has come increasingly to center stage, with a surge of new studies examining the in-terface of motivation and cognitive control. In the present article we survey research situated at this interface, considering work from cognitive and social psychology and behavioral economics, but with a particular focus on neuro-science research. We organize existing findings into three core areas, consid-ering them in the light of currently vying theoretical perspectives. Based on the accumulated evidence, we advocate for a view of control function that treats it as a domain of reward-based decision making. More broadly, we argue that neuroscientific evidence plays a critical role in understanding the mechanisms by which motivation and cognitive control interact. Opportu-nities for further cross-fertilization between behavioral and neuroscientific research are highlighted.", "author" : [ { "dropping-particle" : "", "family" : "Botvinick", "given" : "Matthew", "non-dropping-particle" : "", "parse-names" : false, "suffix" : "" }, { "dropping-particle" : "", "family" : "Braver", "given" : "Todd", "non-dropping-particle" : "", "parse-names" : false, "suffix" : "" } ], "container-title" : "Annu. Rev. Psychol", "id" : "ITEM-3", "issued" : { "date-parts" : [ [ "2015" ] ] }, "page" : "83-113", "title" : "Motivation and Cognitive Control: From Behavior to Neural Mechanism", "type" : "article-journal", "volume" : "66" }, "uris" : [ "http://www.mendeley.com/documents/?uuid=56bbf590-0b69-3451-89b9-248f18aef49a" ] } ], "mendeley" : { "formattedCitation" : "(Barch et al., 2010; Botvinick &amp; Braver, 2015; A W MacDonald, Cohen, Stenger, &amp; Carter, 2000)", "manualFormatting" : "(ACC; Barch et al., 2010; Botvinick &amp; Braver, 2015; MacDonald, Cohen, Stenger, &amp; Carter, 2000)", "plainTextFormattedCitation" : "(Barch et al., 2010; Botvinick &amp; Braver, 2015; A W MacDonald, Cohen, Stenger, &amp; Carter, 2000)", "previouslyFormattedCitation" : "(Barch et al., 2010; Botvinick &amp; Braver, 2015; A W MacDonald, Cohen, Stenger, &amp; Carter, 2000)" }, "properties" : {  }, "schema" : "https://github.com/citation-style-language/schema/raw/master/csl-citation.json" }</w:instrText>
      </w:r>
      <w:r w:rsidR="0073109D">
        <w:rPr>
          <w:sz w:val="24"/>
        </w:rPr>
        <w:fldChar w:fldCharType="separate"/>
      </w:r>
      <w:r w:rsidR="0073109D" w:rsidRPr="0073109D">
        <w:rPr>
          <w:noProof/>
          <w:sz w:val="24"/>
        </w:rPr>
        <w:t>(</w:t>
      </w:r>
      <w:r w:rsidR="002F07EB">
        <w:rPr>
          <w:noProof/>
          <w:sz w:val="24"/>
        </w:rPr>
        <w:t xml:space="preserve">ACC; </w:t>
      </w:r>
      <w:r w:rsidR="0073109D" w:rsidRPr="0073109D">
        <w:rPr>
          <w:noProof/>
          <w:sz w:val="24"/>
        </w:rPr>
        <w:t>Barch et al., 2010</w:t>
      </w:r>
      <w:r w:rsidR="0073109D">
        <w:rPr>
          <w:noProof/>
          <w:sz w:val="24"/>
        </w:rPr>
        <w:t xml:space="preserve">; Botvinick &amp; Braver, 2015; </w:t>
      </w:r>
      <w:r w:rsidR="0073109D" w:rsidRPr="0073109D">
        <w:rPr>
          <w:noProof/>
          <w:sz w:val="24"/>
        </w:rPr>
        <w:t>MacDonald, Cohen, Stenger, &amp; Carter, 2000)</w:t>
      </w:r>
      <w:r w:rsidR="0073109D">
        <w:rPr>
          <w:sz w:val="24"/>
        </w:rPr>
        <w:fldChar w:fldCharType="end"/>
      </w:r>
      <w:r w:rsidR="00DD0859">
        <w:rPr>
          <w:sz w:val="24"/>
        </w:rPr>
        <w:t>, spatial data is needed. Furthermore, the exact time course and identification of goal-relevant information is best highlighted in ERPs and ERSPs.</w:t>
      </w:r>
      <w:r w:rsidR="001637D1">
        <w:rPr>
          <w:sz w:val="24"/>
        </w:rPr>
        <w:t xml:space="preserve"> To test if a subject forms a decision at an early point of task performance, visual potentials of inf</w:t>
      </w:r>
      <w:r w:rsidR="007E6116">
        <w:rPr>
          <w:sz w:val="24"/>
        </w:rPr>
        <w:t>ormation selection as the N1 or</w:t>
      </w:r>
      <w:r w:rsidR="001637D1">
        <w:rPr>
          <w:sz w:val="24"/>
        </w:rPr>
        <w:t xml:space="preserve"> P2 </w:t>
      </w:r>
      <w:r w:rsidR="007E6116">
        <w:rPr>
          <w:sz w:val="24"/>
        </w:rPr>
        <w:fldChar w:fldCharType="begin" w:fldLock="1"/>
      </w:r>
      <w:r w:rsidR="007E6116">
        <w:rPr>
          <w:sz w:val="24"/>
        </w:rPr>
        <w:instrText>ADDIN CSL_CITATION { "citationItems" : [ { "id" : "ITEM-1", "itemData" : { "DOI" : "10.1016/j.brainres.2006.03.010", "ISBN" : "0006-8993", "ISSN" : "00068993", "PMID" : "16824492", "abstract" : "Neuropsychological tests target specific cognitive functions; however, numerous cognitive subcomponents are involved in each test. The aim of this study was to decompose the components of two frontal executive function tests, Go/NoGo (GNG) and cued continuous performance task (CPT), by analyzing event-related potentials (ERPs) of 24 subjects both in time and time-frequency domains. In the time domain, P1, N1, P2, N2 and P3 peak amplitudes and latencies and mean amplitudes of 100??ms time windows of the post-P3 time period were measured. For GNG, the N1 amplitude and for both GNG and CPT N2 amplitudes were significantly higher in the NoGo condition compared with the Go condition. P3 had a central maximum in the NoGo conditions of both paradigms in contrast to a parietal maximum in the Go conditions. All peaks except P1 and mean amplitudes of the post-P3 period were more positive in CPT compared to those of GNG. N1, N2 and P3 latencies were longer for the NoGo condition than the Go condition in the CPT. In time-frequency analyses, the NoGo condition evoked higher theta coefficients than the Go condition, whereas the CPT and GNG paradigms differed mainly in the delta band. These results suggest that theta component reflects response inhibition in both GNG and CPT, whereas delta component reflects the more demanding sustained attention requirement of the CPT. The latency prolongation observed with the NoGo condition of the CPT paradigm was thought to be due to perseverance/inhibition conflict enhanced by the primer stimuli in CPT. ?? 2006 Elsevier B.V. All rights reserved.", "author" : [ { "dropping-particle" : "", "family" : "Kirmizi-Alsan", "given" : "Elif", "non-dropping-particle" : "", "parse-names" : false, "suffix" : "" }, { "dropping-particle" : "", "family" : "Bayraktaroglu", "given" : "Zubeyir", "non-dropping-particle" : "", "parse-names" : false, "suffix" : "" }, { "dropping-particle" : "", "family" : "Gurvit", "given" : "Hakan", "non-dropping-particle" : "", "parse-names" : false, "suffix" : "" }, { "dropping-particle" : "", "family" : "Keskin", "given" : "Yasemin H.", "non-dropping-particle" : "", "parse-names" : false, "suffix" : "" }, { "dropping-particle" : "", "family" : "Emre", "given" : "Murat", "non-dropping-particle" : "", "parse-names" : false, "suffix" : "" }, { "dropping-particle" : "", "family" : "Demiralp", "given" : "Tamer", "non-dropping-particle" : "", "parse-names" : false, "suffix" : "" } ], "container-title" : "Brain Research", "id" : "ITEM-1", "issue" : "1", "issued" : { "date-parts" : [ [ "2006" ] ] }, "page" : "114-128", "title" : "Comparative analysis of event-related potentials during Go/NoGo and CPT: Decomposition of electrophysiological markers of response inhibition and sustained attention", "type" : "article-journal", "volume" : "1104" }, "uris" : [ "http://www.mendeley.com/documents/?uuid=27dcb61d-0703-3940-938c-aa052d8881ff" ] }, { "id" : "ITEM-2", "itemData" : { "DOI" : "10.1111/psyp.12165", "ISBN" : "1469-8986(Electronic);0048-5772(Print)", "ISSN" : "14698986", "PMID" : "24635546", "abstract" : "This study investigated the neural effect of conflict context modulation of cognitive and affective conflict processing by recording evoked-response potentials in cognitive and affective versions of a flanker task. By varying the proportion of congruent and incongruent trials in a block, we found different patterns of the context effect on evoked potentials during cognitive and affective conflict processing. For posterior N1 amplitude, frequent incongruent trials produced a larger effect only in the affective task. The opposite pattern of the context effect was observed for the central N450, which was enhanced by frequent cognitive but reduced by frequent affective contexts. We found similar context effect on the parietal sustained potential in both tasks. Overall, our findings suggest that cognitive and affective conflict processing engage a context-dependent attentional control mechanism but a common conflict response system.", "author" : [ { "dropping-particle" : "", "family" : "Chen", "given" : "Taolin", "non-dropping-particle" : "", "parse-names" : false, "suffix" : "" }, { "dropping-particle" : "", "family" : "Kendrick", "given" : "Keith Maurice", "non-dropping-particle" : "", "parse-names" : false, "suffix" : "" }, { "dropping-particle" : "", "family" : "Feng", "given" : "Chunliang", "non-dropping-particle" : "", "parse-names" : false, "suffix" : "" }, { "dropping-particle" : "", "family" : "Yang", "given" : "Suyong", "non-dropping-particle" : "", "parse-names" : false, "suffix" : "" }, { "dropping-particle" : "", "family" : "Wang", "given" : "Xiaogang", "non-dropping-particle" : "", "parse-names" : false, "suffix" : "" }, { "dropping-particle" : "", "family" : "Yang", "given" : "Xun", "non-dropping-particle" : "", "parse-names" : false, "suffix" : "" }, { "dropping-particle" : "", "family" : "Lei", "given" : "Du", "non-dropping-particle" : "", "parse-names" : false, "suffix" : "" }, { "dropping-particle" : "", "family" : "Wu", "given" : "Min", "non-dropping-particle" : "", "parse-names" : false, "suffix" : "" }, { "dropping-particle" : "", "family" : "Huang", "given" : "Xiaoqi", "non-dropping-particle" : "", "parse-names" : false, "suffix" : "" }, { "dropping-particle" : "", "family" : "Gong", "given" : "Qiyong", "non-dropping-particle" : "", "parse-names" : false, "suffix" : "" }, { "dropping-particle" : "", "family" : "Luo", "given" : "Yuejia", "non-dropping-particle" : "", "parse-names" : false, "suffix" : "" } ], "container-title" : "Psychophysiology", "id" : "ITEM-2", "issued" : { "date-parts" : [ [ "2014" ] ] }, "title" : "Opposite effect of conflict context modulation on neural mechanisms of cognitive and affective control", "type" : "article-journal" }, "uris" : [ "http://www.mendeley.com/documents/?uuid=3c2d8824-f90f-3611-8327-3e5bfd8743c2" ] } ], "mendeley" : { "formattedCitation" : "(Chen et al., 2014; Kirmizi-Alsan et al., 2006)", "plainTextFormattedCitation" : "(Chen et al., 2014; Kirmizi-Alsan et al., 2006)", "previouslyFormattedCitation" : "(Chen et al., 2014; Kirmizi-Alsan et al., 2006)" }, "properties" : {  }, "schema" : "https://github.com/citation-style-language/schema/raw/master/csl-citation.json" }</w:instrText>
      </w:r>
      <w:r w:rsidR="007E6116">
        <w:rPr>
          <w:sz w:val="24"/>
        </w:rPr>
        <w:fldChar w:fldCharType="separate"/>
      </w:r>
      <w:r w:rsidR="007E6116" w:rsidRPr="007E6116">
        <w:rPr>
          <w:noProof/>
          <w:sz w:val="24"/>
        </w:rPr>
        <w:t>(Chen et al., 2014; Kirmizi-Alsan et al., 2006)</w:t>
      </w:r>
      <w:r w:rsidR="007E6116">
        <w:rPr>
          <w:sz w:val="24"/>
        </w:rPr>
        <w:fldChar w:fldCharType="end"/>
      </w:r>
      <w:r w:rsidR="007E6116">
        <w:rPr>
          <w:sz w:val="24"/>
        </w:rPr>
        <w:t xml:space="preserve"> as well as later positive potentials connected to WM updating </w:t>
      </w:r>
      <w:r w:rsidR="00465091">
        <w:rPr>
          <w:sz w:val="24"/>
        </w:rPr>
        <w:fldChar w:fldCharType="begin" w:fldLock="1"/>
      </w:r>
      <w:r w:rsidR="00012DE7">
        <w:rPr>
          <w:sz w:val="24"/>
        </w:rPr>
        <w:instrText>ADDIN CSL_CITATION { "citationItems" : [ { "id" : "ITEM-1", "itemData" : { "DOI" : "10.1162/jocn", "ISBN" : "1530-8898 (Electronic)\\r0898-929X (Linking)", "ISSN" : "0898-929X", "PMID" : "23647519", "abstract" : "Temporal prediction (TP) is a flexible and dynamic cognitive ability. Depending on the internal or external nature of infor- mation exploited to generate TP, distinct cognitive and brain mechanisms are engaged with the same final goal of reducing uncertainty about the future. In this study, we investigated the specific brain mechanisms involved in internally and externally driven TP. To this end, we employed an experimental paradigm purposely designed to elicit and compare externally and inter- nally driven TP and a combined approach based on the appli- cation of a distributed source reconstruction modeling on a high spatial resolution electrophysiological data array. Specific spatiotemporal ERP signatures were identified, with significant modulation of contingent negative variation and frontal late sus- tained positivity in external and internal TP contexts, respectively. These different electrophysiological patterns were supported by the engagement of distinct neural networks, including a left sensorimotor and a prefrontal circuit for externally and inter- nally driven TP, respectively.", "author" : [ { "dropping-particle" : "", "family" : "Mento", "given" : "Giovanni", "non-dropping-particle" : "", "parse-names" : false, "suffix" : "" }, { "dropping-particle" : "", "family" : "Tarantino", "given" : "Vincenza", "non-dropping-particle" : "", "parse-names" : false, "suffix" : "" }, { "dropping-particle" : "", "family" : "Vallesi", "given" : "Antonino", "non-dropping-particle" : "", "parse-names" : false, "suffix" : "" }, { "dropping-particle" : "", "family" : "Bisiacchi", "given" : "Patrizia Silvia", "non-dropping-particle" : "", "parse-names" : false, "suffix" : "" } ], "container-title" : "Journal of Cognitive Neuroscience", "id" : "ITEM-1", "issue" : "3", "issued" : { "date-parts" : [ [ "2015" ] ] }, "page" : "425-439", "title" : "Spatiotemporal Neurodynamics Underlying Internally and Externally Driven Temporal Prediction: A High Spatial Resolution ERP Study", "type" : "article-journal", "volume" : "27" }, "uris" : [ "http://www.mendeley.com/documents/?uuid=3167575c-5e2d-3d23-89a6-b7338354886f" ] }, { "id" : "ITEM-2", "itemData" : { "DOI" : "10.1111/psyp.12814", "ISBN" : "1540-5958 (Electronic) 0048-5772 (Linking)", "ISSN" : "14698986", "PMID" : "28295342", "abstract" : "ERP research on task switching has revealed distinct transient and sustained positive waveforms (latency circa 300-900 ms) while shifting task rules or stimulus-response (S-R) mappings. However, it remains unclear whether such switch-related positivities show similar scalp topography and index context-updating mechanisms akin to those posed for domain-general (i.e., classic P300) positivities in many task domains. To examine this question, ERPs were recorded from 31 young adults (18-30 years) while they were intermittently cued to switch or repeat their perceptual categorization of Gabor gratings varying in color and thickness (switch task), or else they performed two visually identical control tasks (go/no-go and oddball). Our task cueing paradigm examined two temporarily distinct stages of proactive rule updating and reactive rule execution. A simple information theory model helped us gauge cognitive demands under distinct temporal and task contexts in terms of low-level S-R pathways and higher-order rule updating operations. Task demands modulated domain-general (indexed by classic oddball P3) and switch positivities-indexed by both a cue-locked late positive complex and a sustained positivity ensuing task transitions. Topographic scalp analyses confirmed subtle yet significant split-second changes in the configuration of neural sources for both domain-general P3s and switch positivities as a function of both the temporal and task context. These findings partly meet predictions from information estimates, and are compatible with a family of P3-like potentials indexing functionally distinct neural operations within a common frontoparietal \"multiple demand\" system during the preparation and execution of simple task rules.", "author" : [ { "dropping-particle" : "", "family" : "Barcel", "given" : "Francisco", "non-dropping-particle" : "", "parse-names" : false, "suffix" : "" }, { "dropping-particle" : "", "family" : "Cooper", "given" : "Patrick S", "non-dropping-particle" : "", "parse-names" : false, "suffix" : "" } ], "container-title" : "Psychophysiology", "id" : "ITEM-2", "issued" : { "date-parts" : [ [ "2017" ] ] }, "title" : "An information theory account of late frontoparietal ERP positivities in cognitive control", "type" : "article-newspaper" }, "uris" : [ "http://www.mendeley.com/documents/?uuid=842dd0a3-bca1-38b0-b359-e35cb8529c89" ] }, { "id" : "ITEM-3", "itemData" : { "author" : [ { "dropping-particle" : "", "family" : "Polich", "given" : "J", "non-dropping-particle" : "", "parse-names" : false, "suffix" : "" }, { "dropping-particle" : "", "family" : "Criado", "given" : "JR", "non-dropping-particle" : "", "parse-names" : false, "suffix" : "" } ], "container-title" : "International Journal of Psychophysiology", "id" : "ITEM-3", "issued" : { "date-parts" : [ [ "2006" ] ] }, "title" : "Neuropsychology and neuropharmacology of P3a and P3b", "type" : "article-journal" }, "uris" : [ "http://www.mendeley.com/documents/?uuid=d1ffaa21-1e61-3e87-9aa7-cb17e0464994" ] } ], "mendeley" : { "formattedCitation" : "(Barcel &amp; Cooper, 2017; Mento, Tarantino, Vallesi, &amp; Bisiacchi, 2015; Polich &amp; Criado, 2006)", "plainTextFormattedCitation" : "(Barcel &amp; Cooper, 2017; Mento, Tarantino, Vallesi, &amp; Bisiacchi, 2015; Polich &amp; Criado, 2006)", "previouslyFormattedCitation" : "(Barcel &amp; Cooper, 2017; Mento, Tarantino, Vallesi, &amp; Bisiacchi, 2015; Polich &amp; Criado, 2006)" }, "properties" : {  }, "schema" : "https://github.com/citation-style-language/schema/raw/master/csl-citation.json" }</w:instrText>
      </w:r>
      <w:r w:rsidR="00465091">
        <w:rPr>
          <w:sz w:val="24"/>
        </w:rPr>
        <w:fldChar w:fldCharType="separate"/>
      </w:r>
      <w:r w:rsidR="00465091" w:rsidRPr="00465091">
        <w:rPr>
          <w:noProof/>
          <w:sz w:val="24"/>
        </w:rPr>
        <w:t>(Barcel &amp; Cooper, 2017; Mento, Tarantino, Vallesi, &amp; Bisiacchi, 2015; Polich &amp; Criado, 2006)</w:t>
      </w:r>
      <w:r w:rsidR="00465091">
        <w:rPr>
          <w:sz w:val="24"/>
        </w:rPr>
        <w:fldChar w:fldCharType="end"/>
      </w:r>
      <w:r w:rsidR="00012DE7">
        <w:rPr>
          <w:sz w:val="24"/>
        </w:rPr>
        <w:t xml:space="preserve"> in response to context information should be analyzed.</w:t>
      </w:r>
      <w:r w:rsidR="00DD0859">
        <w:rPr>
          <w:sz w:val="24"/>
        </w:rPr>
        <w:t xml:space="preserve"> </w:t>
      </w:r>
      <w:r w:rsidR="00012DE7">
        <w:rPr>
          <w:sz w:val="24"/>
        </w:rPr>
        <w:t>Proactive control, which is exerted by first taking in information into WM and then maintaining it via</w:t>
      </w:r>
      <w:r w:rsidR="00B44D09">
        <w:rPr>
          <w:sz w:val="24"/>
        </w:rPr>
        <w:t xml:space="preserve"> a</w:t>
      </w:r>
      <w:r w:rsidR="00012DE7">
        <w:rPr>
          <w:sz w:val="24"/>
        </w:rPr>
        <w:t xml:space="preserve"> dopaminergic gating mechanism </w:t>
      </w:r>
      <w:r w:rsidR="00012DE7">
        <w:rPr>
          <w:sz w:val="24"/>
        </w:rPr>
        <w:fldChar w:fldCharType="begin" w:fldLock="1"/>
      </w:r>
      <w:r w:rsidR="00012DE7">
        <w:rPr>
          <w:sz w:val="24"/>
        </w:rPr>
        <w:instrText>ADDIN CSL_CITATION { "citationItems" : [ { "id" : "ITEM-1", "itemData" : { "author" : [ { "dropping-particle" : "", "family" : "Braver", "given" : "Todd S", "non-dropping-particle" : "", "parse-names" : false, "suffix" : "" }, { "dropping-particle" : "", "family" : "Gray", "given" : "Jeremy R", "non-dropping-particle" : "", "parse-names" : false, "suffix" : "" }, { "dropping-particle" : "", "family" : "Burgess", "given" : "Gregory C", "non-dropping-particle" : "", "parse-names" : false, "suffix" : "" } ], "container-title" : "Variation in working memory", "id" : "ITEM-1", "issued" : { "date-parts" : [ [ "2007" ] ] }, "number-of-pages" : "76-106", "publisher" : "Oxford University Press", "title" : "Explaining the many varieties of working memory variation BT - Variation in working memory", "type" : "book" }, "uris" : [ "http://www.mendeley.com/documents/?uuid=6083ca09-d91e-3ecb-9b88-e2743a228179" ] } ], "mendeley" : { "formattedCitation" : "(Braver et al., 2007)", "plainTextFormattedCitation" : "(Braver et al., 2007)", "previouslyFormattedCitation" : "(Braver et al., 2007)" }, "properties" : {  }, "schema" : "https://github.com/citation-style-language/schema/raw/master/csl-citation.json" }</w:instrText>
      </w:r>
      <w:r w:rsidR="00012DE7">
        <w:rPr>
          <w:sz w:val="24"/>
        </w:rPr>
        <w:fldChar w:fldCharType="separate"/>
      </w:r>
      <w:r w:rsidR="00012DE7" w:rsidRPr="00012DE7">
        <w:rPr>
          <w:noProof/>
          <w:sz w:val="24"/>
        </w:rPr>
        <w:t>(Braver et al., 2007)</w:t>
      </w:r>
      <w:r w:rsidR="00012DE7">
        <w:rPr>
          <w:sz w:val="24"/>
        </w:rPr>
        <w:fldChar w:fldCharType="end"/>
      </w:r>
      <w:r w:rsidR="00012DE7">
        <w:rPr>
          <w:sz w:val="24"/>
        </w:rPr>
        <w:t>, can likely be studied through observing these correlates of</w:t>
      </w:r>
      <w:r w:rsidR="002F2313">
        <w:rPr>
          <w:sz w:val="24"/>
        </w:rPr>
        <w:t xml:space="preserve"> </w:t>
      </w:r>
      <w:r w:rsidR="00CB4397">
        <w:rPr>
          <w:sz w:val="24"/>
        </w:rPr>
        <w:t>maintenance and updating</w:t>
      </w:r>
      <w:r w:rsidR="00012DE7">
        <w:rPr>
          <w:sz w:val="24"/>
        </w:rPr>
        <w:t xml:space="preserve"> information processing in WM</w:t>
      </w:r>
      <w:r w:rsidR="00CB4397">
        <w:rPr>
          <w:sz w:val="24"/>
        </w:rPr>
        <w:t xml:space="preserve"> </w:t>
      </w:r>
      <w:r w:rsidR="00CB4397">
        <w:rPr>
          <w:sz w:val="24"/>
        </w:rPr>
        <w:fldChar w:fldCharType="begin" w:fldLock="1"/>
      </w:r>
      <w:r w:rsidR="00CB4397">
        <w:rPr>
          <w:sz w:val="24"/>
        </w:rPr>
        <w:instrText>ADDIN CSL_CITATION { "citationItems" : [ { "id" : "ITEM-1", "itemData" : { "author" : [ { "dropping-particle" : "", "family" : "Polich", "given" : "J", "non-dropping-particle" : "", "parse-names" : false, "suffix" : "" } ], "container-title" : "Clinical neurophysiology", "id" : "ITEM-1", "issued" : { "date-parts" : [ [ "2007" ] ] }, "title" : "Updating P300: an integrative theory of P3a and P3b", "type" : "article-journal" }, "uris" : [ "http://www.mendeley.com/documents/?uuid=d06962fa-7910-30ce-8dc4-1bc7df04b637" ] }, { "id" : "ITEM-2", "itemData" : { "author" : [ { "dropping-particle" : "", "family" : "Polich", "given" : "J", "non-dropping-particle" : "", "parse-names" : false, "suffix" : "" }, { "dropping-particle" : "", "family" : "Criado", "given" : "JR", "non-dropping-particle" : "", "parse-names" : false, "suffix" : "" } ], "container-title" : "International Journal of Psychophysiology", "id" : "ITEM-2", "issued" : { "date-parts" : [ [ "2006" ] ] }, "title" : "Neuropsychology and neuropharmacology of P3a and P3b", "type" : "article-journal" }, "uris" : [ "http://www.mendeley.com/documents/?uuid=d1ffaa21-1e61-3e87-9aa7-cb17e0464994" ] } ], "mendeley" : { "formattedCitation" : "(Polich, 2007; Polich &amp; Criado, 2006)", "plainTextFormattedCitation" : "(Polich, 2007; Polich &amp; Criado, 2006)", "previouslyFormattedCitation" : "(Polich, 2007; Polich &amp; Criado, 2006)" }, "properties" : {  }, "schema" : "https://github.com/citation-style-language/schema/raw/master/csl-citation.json" }</w:instrText>
      </w:r>
      <w:r w:rsidR="00CB4397">
        <w:rPr>
          <w:sz w:val="24"/>
        </w:rPr>
        <w:fldChar w:fldCharType="separate"/>
      </w:r>
      <w:r w:rsidR="00CB4397" w:rsidRPr="00CB4397">
        <w:rPr>
          <w:noProof/>
          <w:sz w:val="24"/>
        </w:rPr>
        <w:t>(Polich, 2007; Polich &amp; Criado, 2006)</w:t>
      </w:r>
      <w:r w:rsidR="00CB4397">
        <w:rPr>
          <w:sz w:val="24"/>
        </w:rPr>
        <w:fldChar w:fldCharType="end"/>
      </w:r>
      <w:r w:rsidR="00012DE7">
        <w:rPr>
          <w:sz w:val="24"/>
        </w:rPr>
        <w:t>.</w:t>
      </w:r>
      <w:r w:rsidR="00CB4397">
        <w:rPr>
          <w:sz w:val="24"/>
        </w:rPr>
        <w:t xml:space="preserve"> In addition to these ERPs, </w:t>
      </w:r>
      <w:r w:rsidR="00B44D09">
        <w:rPr>
          <w:sz w:val="24"/>
        </w:rPr>
        <w:t xml:space="preserve">event-related spectral perturbation (ERSP) </w:t>
      </w:r>
      <w:r w:rsidR="00CB4397">
        <w:rPr>
          <w:sz w:val="24"/>
        </w:rPr>
        <w:t xml:space="preserve">in the alpha (i.e., 8-12 Hz) as well as theta (i.e., 4-7 Hz) spectrum lend insight into synchronization of cognitive resources to support behavioral planning and correction </w:t>
      </w:r>
      <w:r w:rsidR="00CB4397">
        <w:rPr>
          <w:sz w:val="24"/>
        </w:rPr>
        <w:fldChar w:fldCharType="begin" w:fldLock="1"/>
      </w:r>
      <w:r w:rsidR="00CB4397">
        <w:rPr>
          <w:sz w:val="24"/>
        </w:rPr>
        <w:instrText>ADDIN CSL_CITATION { "citationItems" : [ { "id" : "ITEM-1", "itemData" : { "DOI" : "10.3758/s13415-014-0272-0", "ISBN" : "1531-135X (Electronic) 1530-7026 (Linking)", "ISSN" : "1531-135X", "PMID" : "24763921", "abstract" : "In healthy humans, it has been shown that executive functions are associated with increased frontal-midline EEG theta activity and theta phase coupling between frontal and posterior brain regions. In individuals with schizophrenia, central executive functions are supposed to be heavily impaired. Given that theta phase coupling is causally involved in central executive functions, one would expect that patients with an executive function deficit should display abnormal EEG theta synchronization. We therefore investigated executive functioning in 21 healthy controls and 21 individuals with schizophrenia while they performed a visuospatial delayed match to sample task. The task required either high executive demands (manipulation of content in working memory [WM]) or low executive demands (retention of WM content). In addition, WM load (one vs. three items) was varied. Results indicated higher frontal theta activity for manipulation processes than for retention processes in patients with schizophrenia, as compared with healthy controls, independently of WM load. Furthermore, individuals with schizophrenia revealed a reduction in theta phase coupling during early stages of the delay period for retention, as well as for manipulation processes at high-WM loads. Deviations in theta phase coupling in individuals with schizophrenia were mainly characterized by aberrant fronto-posterior connections, but also by attenuated posterior connections during manipulation of high-WM load. To conclude, fronto-parietal theta coupling seems to be substantially involved in executive control, whereas frontal theta activity seems to reflect general task demands, such as deployment of attentional resources during WM.", "author" : [ { "dropping-particle" : "", "family" : "Griesmayr", "given" : "Birgit", "non-dropping-particle" : "", "parse-names" : false, "suffix" : "" }, { "dropping-particle" : "", "family" : "Berger", "given" : "Barbara", "non-dropping-particle" : "", "parse-names" : false, "suffix" : "" }, { "dropping-particle" : "", "family" : "Stelzig-Schoeler", "given" : "Renate", "non-dropping-particle" : "", "parse-names" : false, "suffix" : "" }, { "dropping-particle" : "", "family" : "Aichhorn", "given" : "Wolfgang", "non-dropping-particle" : "", "parse-names" : false, "suffix" : "" }, { "dropping-particle" : "", "family" : "Bergmann", "given" : "Juergen", "non-dropping-particle" : "", "parse-names" : false, "suffix" : "" }, { "dropping-particle" : "", "family" : "Sauseng", "given" : "Paul", "non-dropping-particle" : "", "parse-names" : false, "suffix" : "" } ], "container-title" : "Cognitive, affective &amp; behavioral neuroscience", "id" : "ITEM-1", "issue" : "4", "issued" : { "date-parts" : [ [ "2014", "12", "25" ] ] }, "page" : "1340-55", "title" : "EEG theta phase coupling during executive control of visual working memory investigated in individuals with schizophrenia and in healthy controls.", "type" : "article-journal", "volume" : "14" }, "uris" : [ "http://www.mendeley.com/documents/?uuid=d34996a9-4428-3449-86e3-897ffcc26f39" ] }, { "id" : "ITEM-2", "itemData" : { "DOI" : "10.1016/j.neuroimage.2016.05.017", "ISSN" : "1095-9572", "PMID" : "27173759", "abstract" : "Functional magnetic resonance imaging (fMRI) studies suggest that age-related changes in the frontal cortex may underlie developmental improvements in cognitive control. In the present study we used magnetoencephalography (MEG) to identify frontal oscillatory neurodynamics that support age-related improvements in cognitive control during adolescence. We characterized the differences in neural oscillations in adolescents and adults during the preparation to suppress a prepotent saccade (antisaccade trials-AS) compared to preparing to generate a more automatic saccade (prosaccade trials-PS). We found that for adults, AS were associated with increased beta-band (16-38Hz) power in the dorsal lateral prefrontal cortex (DLPFC), enhanced alpha- to low beta-band (10-18Hz) power in the frontal eye field (FEF) that predicted performance, and increased cross-frequency alpha-beta (10-26Hz) amplitude coupling between the DLPFC and the FEF. Developmental comparisons between adults and adolescents revealed similar engagement of DLPFC beta-band power but weaker FEF alpha-band power, and lower cross-frequency coupling between the DLPFC and the FEF in adolescents. These results suggest that lateral prefrontal neural activity associated with cognitive control is adult-like by adolescence; the development of cognitive control from adolescence to adulthood is instead associated with increases in frontal connectivity and strengthening of inhibition signaling for suppressing task-incompatible processes.", "author" : [ { "dropping-particle" : "", "family" : "Hwang", "given" : "Kai", "non-dropping-particle" : "", "parse-names" : false, "suffix" : "" }, { "dropping-particle" : "", "family" : "Ghuman", "given" : "Avniel S", "non-dropping-particle" : "", "parse-names" : false, "suffix" : "" }, { "dropping-particle" : "", "family" : "Manoach", "given" : "Dara S", "non-dropping-particle" : "", "parse-names" : false, "suffix" : "" }, { "dropping-particle" : "", "family" : "Jones", "given" : "Stephanie R", "non-dropping-particle" : "", "parse-names" : false, "suffix" : "" }, { "dropping-particle" : "", "family" : "Luna", "given" : "Beatriz", "non-dropping-particle" : "", "parse-names" : false, "suffix" : "" } ], "container-title" : "NeuroImage", "id" : "ITEM-2", "issued" : { "date-parts" : [ [ "2016", "8", "1" ] ] }, "page" : "139-48", "publisher" : "NIH Public Access", "title" : "Frontal preparatory neural oscillations associated with cognitive control: A developmental study comparing young adults and adolescents.", "type" : "article-journal", "volume" : "136" }, "uris" : [ "http://www.mendeley.com/documents/?uuid=69ede403-920e-3054-a90e-fe7dc7512c2e" ] }, { "id" : "ITEM-3", "itemData" : { "DOI" : "10.1093/cercor/bhl089", "ISBN" : "1047-3211 (Print) 1047-3211", "ISSN" : "10473211", "PMID" : "17023555", "abstract" : "Abnormal functional brain connectivity is a candidate factor in developmental brain disorders associated with cognitive dysfunction. We analyzed a substantial (10 min per subject) record of dense array electroencephalography with spectral power and coherence methods in attention-deficit hyperactivity disorder (ADHD) (n = 42) and control (n = 21) 10- to 13-year-old children. We found topographically distinct narrow band coherence differences between subject groups: ADHD subjects showed elevated coherence in the lower alpha (8 Hz) band and reduced coherence in the upper alpha (10-11 Hz) band. The 8-Hz ADHD elevation and a 2- to 6-Hz control group coherence elevation were independent of stimulus presentation. In response to visual stimulation, the ADHD group exhibited reduced evoked potential power and elevated frontal coherence. Only the upper alpha band control group coherence elevation discriminated according to ADHD group medication status. The findings suggest a static state of deficient connectivity in ADHD and a stimulus-induced state of overconnectivity within and between frontal hemispheres.", "author" : [ { "dropping-particle" : "", "family" : "Murias", "given" : "Michael", "non-dropping-particle" : "", "parse-names" : false, "suffix" : "" }, { "dropping-particle" : "", "family" : "Swanson", "given" : "James M.", "non-dropping-particle" : "", "parse-names" : false, "suffix" : "" }, { "dropping-particle" : "", "family" : "Srinivasan", "given" : "Ramesh", "non-dropping-particle" : "", "parse-names" : false, "suffix" : "" } ], "container-title" : "Cerebral Cortex", "id" : "ITEM-3", "issue" : "8", "issued" : { "date-parts" : [ [ "2007" ] ] }, "page" : "1788-1799", "title" : "Functional connectivity of frontal cortex in healthy and adhd children reflected in EEG coherence", "type" : "article-journal", "volume" : "17" }, "uris" : [ "http://www.mendeley.com/documents/?uuid=bf394cf8-0135-3a95-bd8e-f25d3eba27c8" ] } ], "mendeley" : { "formattedCitation" : "(Griesmayr et al., 2014; Hwang, Ghuman, Manoach, Jones, &amp; Luna, 2016; Murias, Swanson, &amp; Srinivasan, 2007)", "plainTextFormattedCitation" : "(Griesmayr et al., 2014; Hwang, Ghuman, Manoach, Jones, &amp; Luna, 2016; Murias, Swanson, &amp; Srinivasan, 2007)", "previouslyFormattedCitation" : "(Griesmayr et al., 2014; Hwang, Ghuman, Manoach, Jones, &amp; Luna, 2016; Murias, Swanson, &amp; Srinivasan, 2007)" }, "properties" : {  }, "schema" : "https://github.com/citation-style-language/schema/raw/master/csl-citation.json" }</w:instrText>
      </w:r>
      <w:r w:rsidR="00CB4397">
        <w:rPr>
          <w:sz w:val="24"/>
        </w:rPr>
        <w:fldChar w:fldCharType="separate"/>
      </w:r>
      <w:r w:rsidR="00CB4397" w:rsidRPr="00CB4397">
        <w:rPr>
          <w:noProof/>
          <w:sz w:val="24"/>
        </w:rPr>
        <w:t>(Griesmayr et al., 2014; Hwang, Ghuman, Manoach, Jones, &amp; Luna, 2016; Murias, Swanson, &amp; Srinivasan, 2007)</w:t>
      </w:r>
      <w:r w:rsidR="00CB4397">
        <w:rPr>
          <w:sz w:val="24"/>
        </w:rPr>
        <w:fldChar w:fldCharType="end"/>
      </w:r>
      <w:r w:rsidR="00CB4397">
        <w:rPr>
          <w:sz w:val="24"/>
        </w:rPr>
        <w:t xml:space="preserve">. Their exact function can further be assessed by, for instance, adding spatial data associated with the onset of oscillatory alpha synchronization </w:t>
      </w:r>
      <w:r w:rsidR="00CB4397">
        <w:rPr>
          <w:sz w:val="24"/>
        </w:rPr>
        <w:fldChar w:fldCharType="begin" w:fldLock="1"/>
      </w:r>
      <w:r w:rsidR="00CB4397">
        <w:rPr>
          <w:sz w:val="24"/>
        </w:rPr>
        <w:instrText>ADDIN CSL_CITATION { "citationItems" : [ { "id" : "ITEM-1", "itemData" : { "DOI" : "10.1016/J.NEUROIMAGE.2009.01.001", "ISSN" : "1053-8119", "abstract" : "Phase locking or synchronization of brain areas is a key concept of information processing in the brain. Synchronous oscillations have been observed and investigated extensively in EEG during the past decades. EEG oscillations occur over a wide frequency range. In EEG, a prominent type of oscillations is alpha-band activity, present typically when a subject is awake, but at rest with closed eyes. The spectral power of alpha rhythms has recently been investigated in simultaneous EEG/fMRI recordings, establishing a wide-range cortico-thalamic network. However, spectral power and synchronization are different measures and little is known about the correlations between BOLD effects and EEG synchronization. Interestingly, the fMRI BOLD signal also displays synchronous oscillations across different brain regions. These oscillations delineate so-called resting state networks (RSNs) that resemble the correlation patterns of simultaneous EEG/fMRI recordings. However, the nature of these BOLD oscillations and their relations to EEG activity is still poorly understood. One hypothesis is that the subunits constituting a specific RSN may be coordinated by different EEG rhythms. In this study we report on evidence for this hypothesis. The BOLD correlates of global EEG synchronization (GFS) in the alpha frequency band are located in brain areas involved in specific RSNs, e.g. the \u2018default mode network\u2019. Furthermore, our results confirm the hypothesis that specific RSNs are organized by long-range synchronization at least in the alpha frequency band. Finally, we could localize specific areas where the GFS BOLD correlates and the associated RSN overlap. Thus, we claim that not only the spectral dynamics of EEG are important, but also their spatio-temporal organization.", "author" : [ { "dropping-particle" : "", "family" : "Jann", "given" : "K.", "non-dropping-particle" : "", "parse-names" : false, "suffix" : "" }, { "dropping-particle" : "", "family" : "Dierks", "given" : "T.", "non-dropping-particle" : "", "parse-names" : false, "suffix" : "" }, { "dropping-particle" : "", "family" : "Boesch", "given" : "C.", "non-dropping-particle" : "", "parse-names" : false, "suffix" : "" }, { "dropping-particle" : "", "family" : "Kottlow", "given" : "M.", "non-dropping-particle" : "", "parse-names" : false, "suffix" : "" }, { "dropping-particle" : "", "family" : "Strik", "given" : "W.", "non-dropping-particle" : "", "parse-names" : false, "suffix" : "" }, { "dropping-particle" : "", "family" : "Koenig", "given" : "T.", "non-dropping-particle" : "", "parse-names" : false, "suffix" : "" } ], "container-title" : "NeuroImage", "id" : "ITEM-1", "issue" : "3", "issued" : { "date-parts" : [ [ "2009", "4", "15" ] ] }, "page" : "903-916", "publisher" : "Academic Press", "title" : "BOLD correlates of EEG alpha phase-locking and the fMRI default mode network", "type" : "article-journal", "volume" : "45" }, "uris" : [ "http://www.mendeley.com/documents/?uuid=bb955402-c8cc-3e13-b2a5-095488602c6f" ] }, { "id" : "ITEM-2", "itemData" : { "DOI" : "10.1016/j.neuroimage.2005.09.062", "abstract" : "Simultaneous recording of electroencephalogram/functional magnetic resonance images (EEG/fMRI) was applied to identify blood oxygenation level-dependent (BOLD) changes associated with spontaneous variations of the alpha rhythm, which is considered the hallmark of the brain resting state. The analysis was focused on inter-subject variability associated with the resting state. Data from 7 normal subjects are presented. Confirming earlier findings, three subjects showed a negative correlation between the BOLD signal and the average power time series within the alpha band (8 \u2013 12 Hz) in extensive areas of the occipital, parietal and frontal lobes. In small thalamic areas, the BOLD signal was positively correlated with the alpha power. For subjects 3 and 4, who displayed two different states during the data acquisition time, it was shown that the corresponding correlation patterns were different, thus demonstrating the state dependency of the results. In subject 5, the changes in BOLD were observed mainly in the frontal and temporal lobes. Subject 6 only showed positive correlations, thus contradicting the negative BOLD alpha power cortical correlations that were found in most subjects. Results suggest that the resting state varies over subjects and, sometimes, even within one subject. As the resting state plays an important role in many fMRI experiments, the inter-subject variability of this state should be addressed when comparing fMRI results from different subjects.", "author" : [ { "dropping-particle" : "", "family" : "Gon\u00e7alves", "given" : "S I", "non-dropping-particle" : "", "parse-names" : false, "suffix" : "" }, { "dropping-particle" : "", "family" : "Munck", "given" : "J C", "non-dropping-particle" : "De", "parse-names" : false, "suffix" : "" }, { "dropping-particle" : "", "family" : "Pouwels", "given" : "P J W", "non-dropping-particle" : "", "parse-names" : false, "suffix" : "" }, { "dropping-particle" : "", "family" : "Schoonhoven", "given" : "R", "non-dropping-particle" : "", "parse-names" : false, "suffix" : "" }, { "dropping-particle" : "", "family" : "Kuijer", "given" : "J P A", "non-dropping-particle" : "", "parse-names" : false, "suffix" : "" }, { "dropping-particle" : "", "family" : "Maurits", "given" : "N M", "non-dropping-particle" : "", "parse-names" : false, "suffix" : "" }, { "dropping-particle" : "", "family" : "Hoogduin", "given" : "J M", "non-dropping-particle" : "", "parse-names" : false, "suffix" : "" }, { "dropping-particle" : "Van", "family" : "Someren", "given" : "E J W", "non-dropping-particle" : "", "parse-names" : false, "suffix" : "" }, { "dropping-particle" : "", "family" : "Heethaar", "given" : "R M", "non-dropping-particle" : "", "parse-names" : false, "suffix" : "" }, { "dropping-particle" : "", "family" : "Lopes Da Silva", "given" : "F H", "non-dropping-particle" : "", "parse-names" : false, "suffix" : "" } ], "id" : "ITEM-2", "issued" : { "date-parts" : [ [ "2005" ] ] }, "title" : "Correlating the alpha rhythm to BOLD using simultaneous EEG/fMRI: Inter-subject variability", "type" : "article-journal" }, "uris" : [ "http://www.mendeley.com/documents/?uuid=b6f04cf0-f894-3821-a898-0c4f2469d2f1" ] } ], "mendeley" : { "formattedCitation" : "(Gon\u00e7alves et al., 2005; Jann et al., 2009)", "plainTextFormattedCitation" : "(Gon\u00e7alves et al., 2005; Jann et al., 2009)", "previouslyFormattedCitation" : "(Gon\u00e7alves et al., 2005; Jann et al., 2009)" }, "properties" : {  }, "schema" : "https://github.com/citation-style-language/schema/raw/master/csl-citation.json" }</w:instrText>
      </w:r>
      <w:r w:rsidR="00CB4397">
        <w:rPr>
          <w:sz w:val="24"/>
        </w:rPr>
        <w:fldChar w:fldCharType="separate"/>
      </w:r>
      <w:r w:rsidR="00CB4397" w:rsidRPr="00CB4397">
        <w:rPr>
          <w:noProof/>
          <w:sz w:val="24"/>
        </w:rPr>
        <w:t>(Gonçalves et al., 2005; Jann et al., 2009)</w:t>
      </w:r>
      <w:r w:rsidR="00CB4397">
        <w:rPr>
          <w:sz w:val="24"/>
        </w:rPr>
        <w:fldChar w:fldCharType="end"/>
      </w:r>
      <w:r w:rsidR="00CB4397">
        <w:rPr>
          <w:sz w:val="24"/>
        </w:rPr>
        <w:t>.</w:t>
      </w:r>
    </w:p>
    <w:p w14:paraId="072B97ED" w14:textId="2F728EE0" w:rsidR="00277B03" w:rsidRDefault="00DD0859" w:rsidP="00420FB1">
      <w:pPr>
        <w:spacing w:after="0" w:line="360" w:lineRule="auto"/>
        <w:ind w:firstLine="425"/>
        <w:jc w:val="both"/>
        <w:rPr>
          <w:sz w:val="24"/>
        </w:rPr>
      </w:pPr>
      <w:r>
        <w:rPr>
          <w:sz w:val="24"/>
        </w:rPr>
        <w:t>Thus, clarifying how cognitive control, in particular proactive control</w:t>
      </w:r>
      <w:r w:rsidR="00012DE7">
        <w:rPr>
          <w:sz w:val="24"/>
        </w:rPr>
        <w:t>, governs behavior represents a</w:t>
      </w:r>
      <w:r>
        <w:rPr>
          <w:sz w:val="24"/>
        </w:rPr>
        <w:t xml:space="preserve"> promising research opportunit</w:t>
      </w:r>
      <w:r w:rsidR="001637D1">
        <w:rPr>
          <w:sz w:val="24"/>
        </w:rPr>
        <w:t>y for joining EEG and fMRI data. I</w:t>
      </w:r>
      <w:r>
        <w:rPr>
          <w:sz w:val="24"/>
        </w:rPr>
        <w:t xml:space="preserve">t </w:t>
      </w:r>
      <w:r w:rsidR="001637D1">
        <w:rPr>
          <w:sz w:val="24"/>
        </w:rPr>
        <w:t>is perfectly suited to</w:t>
      </w:r>
      <w:r>
        <w:rPr>
          <w:sz w:val="24"/>
        </w:rPr>
        <w:t xml:space="preserve"> provide more precise neuronal corr</w:t>
      </w:r>
      <w:r w:rsidR="001637D1">
        <w:rPr>
          <w:sz w:val="24"/>
        </w:rPr>
        <w:t>elates of cognitive processing, as has been done in the case of reactive control</w:t>
      </w:r>
      <w:r w:rsidR="007E6116">
        <w:rPr>
          <w:sz w:val="24"/>
        </w:rPr>
        <w:t xml:space="preserve"> in unpredictable environments.</w:t>
      </w:r>
      <w:r w:rsidR="001637D1">
        <w:rPr>
          <w:sz w:val="24"/>
        </w:rPr>
        <w:t xml:space="preserve"> </w:t>
      </w:r>
      <w:r w:rsidR="007E6116">
        <w:rPr>
          <w:sz w:val="24"/>
        </w:rPr>
        <w:t>B</w:t>
      </w:r>
      <w:r w:rsidR="001637D1">
        <w:rPr>
          <w:sz w:val="24"/>
        </w:rPr>
        <w:t xml:space="preserve">y relating early ERPs associated </w:t>
      </w:r>
      <w:r w:rsidR="001637D1">
        <w:rPr>
          <w:sz w:val="24"/>
        </w:rPr>
        <w:lastRenderedPageBreak/>
        <w:t>with visual attent</w:t>
      </w:r>
      <w:r w:rsidR="00CB4397">
        <w:rPr>
          <w:sz w:val="24"/>
        </w:rPr>
        <w:t>ion (i.e., N170) and increased a</w:t>
      </w:r>
      <w:r w:rsidR="001637D1">
        <w:rPr>
          <w:sz w:val="24"/>
        </w:rPr>
        <w:t>lpha band power</w:t>
      </w:r>
      <w:r w:rsidR="007E6116">
        <w:rPr>
          <w:sz w:val="24"/>
        </w:rPr>
        <w:t xml:space="preserve"> over the medial prefrontal cortex</w:t>
      </w:r>
      <w:r w:rsidR="001637D1">
        <w:rPr>
          <w:sz w:val="24"/>
        </w:rPr>
        <w:t xml:space="preserve"> with increased BOLD responses in the supplementary motor cortex</w:t>
      </w:r>
      <w:r w:rsidR="007E6116">
        <w:rPr>
          <w:sz w:val="24"/>
        </w:rPr>
        <w:t xml:space="preserve"> (SMC), Albares et al.</w:t>
      </w:r>
      <w:r w:rsidR="001637D1">
        <w:rPr>
          <w:sz w:val="24"/>
        </w:rPr>
        <w:t xml:space="preserve"> </w:t>
      </w:r>
      <w:r w:rsidR="001637D1">
        <w:rPr>
          <w:sz w:val="24"/>
        </w:rPr>
        <w:fldChar w:fldCharType="begin" w:fldLock="1"/>
      </w:r>
      <w:r w:rsidR="007E6116">
        <w:rPr>
          <w:sz w:val="24"/>
        </w:rPr>
        <w:instrText>ADDIN CSL_CITATION { "citationItems" : [ { "id" : "ITEM-1", "itemData" : { "DOI" : "10.1002/hbm.22567", "ISBN" : "1097-0193", "ISSN" : "10970193", "PMID" : "24954611", "abstract" : "Response inhibition is commonly thought to rely on voluntary, reactive, selective, and relatively slow prefrontal mechanisms. In contrast, we suggest here that response inhibition is achieved automatically, nonselectively, within very short delays in uncertain environments. We modified a classical go/nogo protocol to probe context-dependent inhibitory mechanisms. Because no single neuroimaging method can definitely disentangle neural excitation and inhibition, we combined fMRI and EEG recordings in healthy humans. Any stimulus (go or nogo) presented in an uncertain context requiring action restraint was found to evoke activity changes in the supplementary motor complex (SMC) with respect to a control condition in which no response inhibition was required. These changes included: (1) An increase in event-related BOLD activity, (2) an attenuation of the early (170 ms) event related potential generated by a single, consistent source isolated by advanced blind source separation, and (3) an increase in the evoked-EEG Alpha power of this source. Considered together, these results suggest that the BOLD signal evoked by any stimulus in the SMC when the situation is unpredictable can be driven by automatic, nonselective, context-dependent inhibitory activities. This finding reveals the paradoxical mechanisms by which voluntary control of action may be achieved. The ability to provide controlled responses in unpredictable environments would require setting-up the automatic self-inhibitory circuitry within the SMC. Conversely, enabling automatic behavior when the environment becomes predictable would require top-down control to deactivate anticipatorily and temporarily the inhibitory set. Hum Brain Mapp 35:5517\u20135531, 2014. \u00a9 2014 Wiley Periodicals, Inc.", "author" : [ { "dropping-particle" : "", "family" : "Albares", "given" : "Marion", "non-dropping-particle" : "", "parse-names" : false, "suffix" : "" }, { "dropping-particle" : "", "family" : "Lio", "given" : "Guillaume", "non-dropping-particle" : "", "parse-names" : false, "suffix" : "" }, { "dropping-particle" : "", "family" : "Criaud", "given" : "Marion", "non-dropping-particle" : "", "parse-names" : false, "suffix" : "" }, { "dropping-particle" : "", "family" : "Anton", "given" : "Jean Luc", "non-dropping-particle" : "", "parse-names" : false, "suffix" : "" }, { "dropping-particle" : "", "family" : "Desmurget", "given" : "Michel", "non-dropping-particle" : "", "parse-names" : false, "suffix" : "" }, { "dropping-particle" : "", "family" : "Boulinguez", "given" : "Philippe", "non-dropping-particle" : "", "parse-names" : false, "suffix" : "" } ], "container-title" : "Human Brain Mapping", "id" : "ITEM-1", "issue" : "11", "issued" : { "date-parts" : [ [ "2014", "11" ] ] }, "page" : "5517-5531", "title" : "The dorsal medial frontal cortex mediates automatic motor inhibition in uncertain contexts: Evidence from combined fMRI and EEG studies", "type" : "article-journal", "volume" : "35" }, "uris" : [ "http://www.mendeley.com/documents/?uuid=6e83cbaa-98bf-3748-a25b-8dba17b393b1" ] } ], "mendeley" : { "formattedCitation" : "(Albares et al., 2014)", "manualFormatting" : "(2014)", "plainTextFormattedCitation" : "(Albares et al., 2014)", "previouslyFormattedCitation" : "(Albares et al., 2014)" }, "properties" : {  }, "schema" : "https://github.com/citation-style-language/schema/raw/master/csl-citation.json" }</w:instrText>
      </w:r>
      <w:r w:rsidR="001637D1">
        <w:rPr>
          <w:sz w:val="24"/>
        </w:rPr>
        <w:fldChar w:fldCharType="separate"/>
      </w:r>
      <w:r w:rsidR="007E6116">
        <w:rPr>
          <w:noProof/>
          <w:sz w:val="24"/>
        </w:rPr>
        <w:t>(</w:t>
      </w:r>
      <w:r w:rsidR="001637D1" w:rsidRPr="001637D1">
        <w:rPr>
          <w:noProof/>
          <w:sz w:val="24"/>
        </w:rPr>
        <w:t>2014)</w:t>
      </w:r>
      <w:r w:rsidR="001637D1">
        <w:rPr>
          <w:sz w:val="24"/>
        </w:rPr>
        <w:fldChar w:fldCharType="end"/>
      </w:r>
      <w:r w:rsidR="007E6116">
        <w:rPr>
          <w:sz w:val="24"/>
        </w:rPr>
        <w:t xml:space="preserve"> have provided evidence for the neural circuitry coupled with precise temporal dynamics underlying flexible behavioral correction to unforeseen changes of environmental demands for goal-achievement</w:t>
      </w:r>
      <w:r w:rsidR="001637D1">
        <w:rPr>
          <w:sz w:val="24"/>
        </w:rPr>
        <w:t xml:space="preserve">. </w:t>
      </w:r>
      <w:r w:rsidR="007E6116">
        <w:rPr>
          <w:sz w:val="24"/>
        </w:rPr>
        <w:t>Consequently, enriched neuronal correlates enable a more sophisticated discussion and interpretation of experimental results.</w:t>
      </w:r>
    </w:p>
    <w:p w14:paraId="4F086A63" w14:textId="3B43CC57" w:rsidR="00F44AD8" w:rsidRDefault="00F44AD8" w:rsidP="00420FB1">
      <w:pPr>
        <w:spacing w:after="0" w:line="360" w:lineRule="auto"/>
        <w:ind w:firstLine="425"/>
        <w:jc w:val="both"/>
        <w:rPr>
          <w:sz w:val="24"/>
        </w:rPr>
      </w:pPr>
      <w:r>
        <w:rPr>
          <w:sz w:val="24"/>
        </w:rPr>
        <w:t>Generally in biological psychiatry and psychology, neuroscientific methods like EEG and fMRI are appli</w:t>
      </w:r>
      <w:r w:rsidR="006F1717">
        <w:rPr>
          <w:sz w:val="24"/>
        </w:rPr>
        <w:t xml:space="preserve">ed to study mental processing. For a psychological </w:t>
      </w:r>
      <w:r w:rsidR="002C76D9">
        <w:rPr>
          <w:sz w:val="24"/>
        </w:rPr>
        <w:t>phenomenon</w:t>
      </w:r>
      <w:r w:rsidR="006F1717">
        <w:rPr>
          <w:sz w:val="24"/>
        </w:rPr>
        <w:t>, which is not</w:t>
      </w:r>
      <w:r w:rsidR="002C76D9">
        <w:rPr>
          <w:sz w:val="24"/>
        </w:rPr>
        <w:t xml:space="preserve"> yet</w:t>
      </w:r>
      <w:r w:rsidR="006F1717">
        <w:rPr>
          <w:sz w:val="24"/>
        </w:rPr>
        <w:t xml:space="preserve"> fully understood, researchers struggle to identify physiological correlates, which they do not fully understand either. This basic dilemma can also be found in clinical studies of biomarkers. In order to separate groups of patients and healthy controls or to improve the accuracy of prognoses for patients, clinical researchers strive to detect reliable biomarkers of a specific pathology </w:t>
      </w:r>
      <w:r w:rsidR="006F1717">
        <w:rPr>
          <w:sz w:val="24"/>
        </w:rPr>
        <w:fldChar w:fldCharType="begin" w:fldLock="1"/>
      </w:r>
      <w:r w:rsidR="0095437B">
        <w:rPr>
          <w:sz w:val="24"/>
        </w:rPr>
        <w:instrText>ADDIN CSL_CITATION { "citationItems" : [ { "id" : "ITEM-1", "itemData" : { "DOI" : "10.1002/wps.20144", "ISSN" : "17238617", "author" : [ { "dropping-particle" : "", "family" : "McGorry", "given" : "Patrick", "non-dropping-particle" : "", "parse-names" : false, "suffix" : "" }, { "dropping-particle" : "", "family" : "Keshavan", "given" : "Matcheri", "non-dropping-particle" : "", "parse-names" : false, "suffix" : "" }, { "dropping-particle" : "", "family" : "Goldstone", "given" : "Sherilyn", "non-dropping-particle" : "", "parse-names" : false, "suffix" : "" }, { "dropping-particle" : "", "family" : "Amminger", "given" : "Paul", "non-dropping-particle" : "", "parse-names" : false, "suffix" : "" }, { "dropping-particle" : "", "family" : "Allott", "given" : "Kelly", "non-dropping-particle" : "", "parse-names" : false, "suffix" : "" }, { "dropping-particle" : "", "family" : "Berk", "given" : "Michael", "non-dropping-particle" : "", "parse-names" : false, "suffix" : "" }, { "dropping-particle" : "", "family" : "Lavoie", "given" : "Suzie", "non-dropping-particle" : "", "parse-names" : false, "suffix" : "" }, { "dropping-particle" : "", "family" : "Pantelis", "given" : "Christos", "non-dropping-particle" : "", "parse-names" : false, "suffix" : "" }, { "dropping-particle" : "", "family" : "Yung", "given" : "Alison", "non-dropping-particle" : "", "parse-names" : false, "suffix" : "" }, { "dropping-particle" : "", "family" : "Wood", "given" : "Stephen", "non-dropping-particle" : "", "parse-names" : false, "suffix" : "" }, { "dropping-particle" : "", "family" : "Hickie", "given" : "Ian", "non-dropping-particle" : "", "parse-names" : false, "suffix" : "" } ], "container-title" : "World Psychiatry", "id" : "ITEM-1", "issue" : "3", "issued" : { "date-parts" : [ [ "2014", "10", "1" ] ] }, "page" : "211-223", "title" : "Biomarkers and clinical staging in psychiatry", "type" : "article-journal", "volume" : "13" }, "uris" : [ "http://www.mendeley.com/documents/?uuid=e80bb189-f1cd-3b06-b0d3-f764e4965218" ] }, { "id" : "ITEM-2", "itemData" : { "DOI" : "10.1177/070674371305800904", "ISSN" : "0706-7437", "author" : [ { "dropping-particle" : "", "family" : "Fu", "given" : "Cynthia H Y", "non-dropping-particle" : "", "parse-names" : false, "suffix" : "" }, { "dropping-particle" : "", "family" : "Costafreda", "given" : "Sergi G", "non-dropping-particle" : "", "parse-names" : false, "suffix" : "" } ], "container-title" : "The Canadian Journal of Psychiatry", "id" : "ITEM-2", "issue" : "9", "issued" : { "date-parts" : [ [ "2013", "9" ] ] }, "page" : "499-508", "title" : "Neuroimaging-Based Biomarkers in Psychiatry: Clinical Opportunities of a Paradigm Shift", "type" : "article-journal", "volume" : "58" }, "uris" : [ "http://www.mendeley.com/documents/?uuid=69238028-f3d4-3359-aad0-3e5d83a3c021" ] } ], "mendeley" : { "formattedCitation" : "(Fu &amp; Costafreda, 2013; McGorry et al., 2014)", "plainTextFormattedCitation" : "(Fu &amp; Costafreda, 2013; McGorry et al., 2014)", "previouslyFormattedCitation" : "(Fu &amp; Costafreda, 2013; McGorry et al., 2014)" }, "properties" : {  }, "schema" : "https://github.com/citation-style-language/schema/raw/master/csl-citation.json" }</w:instrText>
      </w:r>
      <w:r w:rsidR="006F1717">
        <w:rPr>
          <w:sz w:val="24"/>
        </w:rPr>
        <w:fldChar w:fldCharType="separate"/>
      </w:r>
      <w:r w:rsidR="0095437B" w:rsidRPr="0095437B">
        <w:rPr>
          <w:noProof/>
          <w:sz w:val="24"/>
        </w:rPr>
        <w:t>(Fu &amp; Costafreda, 2013; McGorry et al., 2014)</w:t>
      </w:r>
      <w:r w:rsidR="006F1717">
        <w:rPr>
          <w:sz w:val="24"/>
        </w:rPr>
        <w:fldChar w:fldCharType="end"/>
      </w:r>
      <w:r w:rsidR="006F1717">
        <w:rPr>
          <w:sz w:val="24"/>
        </w:rPr>
        <w:t xml:space="preserve">. </w:t>
      </w:r>
      <w:r w:rsidR="001D2C49">
        <w:rPr>
          <w:sz w:val="24"/>
        </w:rPr>
        <w:t>Still</w:t>
      </w:r>
      <w:r w:rsidR="006F1717">
        <w:rPr>
          <w:sz w:val="24"/>
        </w:rPr>
        <w:t>, in clinical research these biomar</w:t>
      </w:r>
      <w:r w:rsidR="0095437B">
        <w:rPr>
          <w:sz w:val="24"/>
        </w:rPr>
        <w:t xml:space="preserve">kers, be it in EEG, sMRI, fMRI </w:t>
      </w:r>
      <w:r w:rsidR="006F1717">
        <w:rPr>
          <w:sz w:val="24"/>
        </w:rPr>
        <w:t>or in-vitro studies, of either pathological symptoms</w:t>
      </w:r>
      <w:r w:rsidR="0095437B">
        <w:rPr>
          <w:sz w:val="24"/>
        </w:rPr>
        <w:t xml:space="preserve"> or higher cognitive functions </w:t>
      </w:r>
      <w:r w:rsidR="001D2C49">
        <w:rPr>
          <w:sz w:val="24"/>
        </w:rPr>
        <w:t>tend to</w:t>
      </w:r>
      <w:r w:rsidR="0095437B">
        <w:rPr>
          <w:sz w:val="24"/>
        </w:rPr>
        <w:t xml:space="preserve"> be unprecise </w:t>
      </w:r>
      <w:r w:rsidR="0095437B">
        <w:rPr>
          <w:sz w:val="24"/>
        </w:rPr>
        <w:fldChar w:fldCharType="begin" w:fldLock="1"/>
      </w:r>
      <w:r w:rsidR="0095437B">
        <w:rPr>
          <w:sz w:val="24"/>
        </w:rPr>
        <w:instrText>ADDIN CSL_CITATION { "citationItems" : [ { "id" : "ITEM-1", "itemData" : { "DOI" : "10.1159/000443549", "ISSN" : "0972-7531", "PMID" : "27536015", "author" : [ { "dropping-particle" : "", "family" : "Venkatasubramanian", "given" : "Ganesan", "non-dropping-particle" : "", "parse-names" : false, "suffix" : "" }, { "dropping-particle" : "", "family" : "Keshavan", "given" : "Matcheri S", "non-dropping-particle" : "", "parse-names" : false, "suffix" : "" } ], "container-title" : "Annals of neurosciences", "id" : "ITEM-1", "issue" : "1", "issued" : { "date-parts" : [ [ "2016", "3" ] ] }, "page" : "3-5", "publisher" : "Karger Publishers", "title" : "Biomarkers in Psychiatry - A Critique.", "type" : "article-journal", "volume" : "23" }, "uris" : [ "http://www.mendeley.com/documents/?uuid=9a1c3907-7996-3a99-b9f8-813584def801" ] } ], "mendeley" : { "formattedCitation" : "(Venkatasubramanian &amp; Keshavan, 2016)", "plainTextFormattedCitation" : "(Venkatasubramanian &amp; Keshavan, 2016)", "previouslyFormattedCitation" : "(Venkatasubramanian &amp; Keshavan, 2016)" }, "properties" : {  }, "schema" : "https://github.com/citation-style-language/schema/raw/master/csl-citation.json" }</w:instrText>
      </w:r>
      <w:r w:rsidR="0095437B">
        <w:rPr>
          <w:sz w:val="24"/>
        </w:rPr>
        <w:fldChar w:fldCharType="separate"/>
      </w:r>
      <w:r w:rsidR="0095437B" w:rsidRPr="0095437B">
        <w:rPr>
          <w:noProof/>
          <w:sz w:val="24"/>
        </w:rPr>
        <w:t>(Venkatasubramanian &amp; Keshavan, 2016)</w:t>
      </w:r>
      <w:r w:rsidR="0095437B">
        <w:rPr>
          <w:sz w:val="24"/>
        </w:rPr>
        <w:fldChar w:fldCharType="end"/>
      </w:r>
      <w:r w:rsidR="0095437B">
        <w:rPr>
          <w:sz w:val="24"/>
        </w:rPr>
        <w:t>. This can</w:t>
      </w:r>
      <w:r w:rsidR="002C4D4D">
        <w:rPr>
          <w:sz w:val="24"/>
        </w:rPr>
        <w:t xml:space="preserve"> be</w:t>
      </w:r>
      <w:r w:rsidR="0095437B">
        <w:rPr>
          <w:sz w:val="24"/>
        </w:rPr>
        <w:t xml:space="preserve"> attributed to</w:t>
      </w:r>
      <w:r w:rsidR="001D2C49">
        <w:rPr>
          <w:sz w:val="24"/>
        </w:rPr>
        <w:t xml:space="preserve"> small sample sizes,</w:t>
      </w:r>
      <w:r w:rsidR="0095437B">
        <w:rPr>
          <w:sz w:val="24"/>
        </w:rPr>
        <w:t xml:space="preserve"> symptom overlap in patient groups, a focus on</w:t>
      </w:r>
      <w:r w:rsidR="004300AB">
        <w:rPr>
          <w:sz w:val="24"/>
        </w:rPr>
        <w:t xml:space="preserve"> purely</w:t>
      </w:r>
      <w:r w:rsidR="00C33C0A">
        <w:rPr>
          <w:sz w:val="24"/>
        </w:rPr>
        <w:t xml:space="preserve"> symptom</w:t>
      </w:r>
      <w:r w:rsidR="004300AB">
        <w:rPr>
          <w:sz w:val="24"/>
        </w:rPr>
        <w:t>-</w:t>
      </w:r>
      <w:r w:rsidR="0095437B">
        <w:rPr>
          <w:sz w:val="24"/>
        </w:rPr>
        <w:t>correlated markers, poor methodology, fundamentally insufficient understanding of the involved cognitive processes or any number of</w:t>
      </w:r>
      <w:r w:rsidR="00C33C0A">
        <w:rPr>
          <w:sz w:val="24"/>
        </w:rPr>
        <w:t xml:space="preserve"> additional</w:t>
      </w:r>
      <w:r w:rsidR="0095437B">
        <w:rPr>
          <w:sz w:val="24"/>
        </w:rPr>
        <w:t xml:space="preserve"> flaws</w:t>
      </w:r>
      <w:r w:rsidR="00974DF8">
        <w:rPr>
          <w:sz w:val="24"/>
        </w:rPr>
        <w:t xml:space="preserve"> </w:t>
      </w:r>
      <w:r w:rsidR="00974DF8">
        <w:rPr>
          <w:sz w:val="24"/>
        </w:rPr>
        <w:fldChar w:fldCharType="begin" w:fldLock="1"/>
      </w:r>
      <w:r w:rsidR="00974DF8">
        <w:rPr>
          <w:sz w:val="24"/>
        </w:rPr>
        <w:instrText>ADDIN CSL_CITATION { "citationItems" : [ { "id" : "ITEM-1", "itemData" : { "DOI" : "10.1002/hbm.23486", "ISSN" : "1097-0193", "PMID" : "28067006", "abstract" : "Functional magnetic resonance imaging (fMRI) studies in psychiatry use various tasks to identify case-control differences in the patterns of task-related brain activation. Differently activated regions are often ascribed disorder-specific functions in an attempt to link disease expression and brain function. We undertook a systematic meta-analysis of data from task-fMRI studies to examine the effect of diagnosis and study design on the spatial distribution and direction of case-control differences on brain activation. We mapped to atlas regions coordinates of case-control differences derived from 537 task-fMRI studies in schizophrenia, bipolar disorder, major depressive disorder, anxiety disorders, and obsessive compulsive disorder comprising observations derived from 21,427 participants. The fMRI tasks were classified according to the Research Domain Criteria (RDoC). We investigated whether diagnosis, RDoC domain or construct and use of regions-of-interest or whole-brain analyses influenced the neuroanatomical pattern of results. When considering all primary studies, we found an effect of diagnosis for the amygdala and caudate nucleus and an effect of RDoC domains and constructs for the amygdala, hippocampus, putamen and nucleus accumbens. In contrast, whole-brain studies did not identify any significant effect of diagnosis or RDoC domain or construct. These results resonate with prior reports of common brain structural and genetic underpinnings across these disorders and caution against attributing undue specificity to brain functional changes when forming explanatory models of psychiatric disorders. Hum Brain Mapp 38:1846-1864, 2017. \u00a9 2017 Wiley Periodicals, Inc.", "author" : [ { "dropping-particle" : "", "family" : "Sprooten", "given" : "Emma", "non-dropping-particle" : "", "parse-names" : false, "suffix" : "" }, { "dropping-particle" : "", "family" : "Rasgon", "given" : "Alexander", "non-dropping-particle" : "", "parse-names" : false, "suffix" : "" }, { "dropping-particle" : "", "family" : "Goodman", "given" : "Morgan", "non-dropping-particle" : "", "parse-names" : false, "suffix" : "" }, { "dropping-particle" : "", "family" : "Carlin", "given" : "Ariella", "non-dropping-particle" : "", "parse-names" : false, "suffix" : "" }, { "dropping-particle" : "", "family" : "Leibu", "given" : "Evan", "non-dropping-particle" : "", "parse-names" : false, "suffix" : "" }, { "dropping-particle" : "", "family" : "Lee", "given" : "Won Hee", "non-dropping-particle" : "", "parse-names" : false, "suffix" : "" }, { "dropping-particle" : "", "family" : "Frangou", "given" : "Sophia", "non-dropping-particle" : "", "parse-names" : false, "suffix" : "" } ], "container-title" : "Human brain mapping", "id" : "ITEM-1", "issue" : "4", "issued" : { "date-parts" : [ [ "2017", "4" ] ] }, "page" : "1846-1864", "publisher" : "Wiley-Blackwell", "title" : "Addressing reverse inference in psychiatric neuroimaging: Meta-analyses of task-related brain activation in common mental disorders.", "type" : "article-journal", "volume" : "38" }, "uris" : [ "http://www.mendeley.com/documents/?uuid=ae36976f-7866-3c65-898b-7e1110519d80" ] } ], "mendeley" : { "formattedCitation" : "(Sprooten et al., 2017)", "plainTextFormattedCitation" : "(Sprooten et al., 2017)", "previouslyFormattedCitation" : "(Sprooten et al., 2017)" }, "properties" : {  }, "schema" : "https://github.com/citation-style-language/schema/raw/master/csl-citation.json" }</w:instrText>
      </w:r>
      <w:r w:rsidR="00974DF8">
        <w:rPr>
          <w:sz w:val="24"/>
        </w:rPr>
        <w:fldChar w:fldCharType="separate"/>
      </w:r>
      <w:r w:rsidR="00974DF8" w:rsidRPr="00974DF8">
        <w:rPr>
          <w:noProof/>
          <w:sz w:val="24"/>
        </w:rPr>
        <w:t>(Sprooten et al., 2017)</w:t>
      </w:r>
      <w:r w:rsidR="00974DF8">
        <w:rPr>
          <w:sz w:val="24"/>
        </w:rPr>
        <w:fldChar w:fldCharType="end"/>
      </w:r>
      <w:r w:rsidR="0095437B">
        <w:rPr>
          <w:sz w:val="24"/>
        </w:rPr>
        <w:t xml:space="preserve">. </w:t>
      </w:r>
      <w:r w:rsidR="004300AB">
        <w:rPr>
          <w:sz w:val="24"/>
        </w:rPr>
        <w:t xml:space="preserve"> </w:t>
      </w:r>
    </w:p>
    <w:p w14:paraId="10E62FC9" w14:textId="6386EC2A" w:rsidR="00E07E5D" w:rsidRDefault="00E07E5D" w:rsidP="00420FB1">
      <w:pPr>
        <w:spacing w:after="0" w:line="360" w:lineRule="auto"/>
        <w:ind w:firstLine="425"/>
        <w:jc w:val="both"/>
        <w:rPr>
          <w:sz w:val="24"/>
        </w:rPr>
      </w:pPr>
      <w:r>
        <w:rPr>
          <w:sz w:val="24"/>
        </w:rPr>
        <w:t xml:space="preserve">A </w:t>
      </w:r>
      <w:r w:rsidR="00E506E0">
        <w:rPr>
          <w:sz w:val="24"/>
        </w:rPr>
        <w:t>reliable</w:t>
      </w:r>
      <w:r>
        <w:rPr>
          <w:sz w:val="24"/>
        </w:rPr>
        <w:t xml:space="preserve"> way to combat these issues is to refine methodologies by either perfecting existing procedures, such as pre-processing or higher statistical analyses,</w:t>
      </w:r>
      <w:r w:rsidR="00736D62">
        <w:rPr>
          <w:sz w:val="24"/>
        </w:rPr>
        <w:t xml:space="preserve"> taking advantage of emerging approaches for handling vast amounts of data (i.e.</w:t>
      </w:r>
      <w:r w:rsidR="00026DB5">
        <w:rPr>
          <w:sz w:val="24"/>
        </w:rPr>
        <w:t>,</w:t>
      </w:r>
      <w:r w:rsidR="00736D62">
        <w:rPr>
          <w:sz w:val="24"/>
        </w:rPr>
        <w:t xml:space="preserve"> machine learning)</w:t>
      </w:r>
      <w:r>
        <w:rPr>
          <w:sz w:val="24"/>
        </w:rPr>
        <w:t xml:space="preserve"> or by enriching study designs with multiple methods </w:t>
      </w:r>
      <w:r>
        <w:rPr>
          <w:sz w:val="24"/>
        </w:rPr>
        <w:fldChar w:fldCharType="begin" w:fldLock="1"/>
      </w:r>
      <w:r>
        <w:rPr>
          <w:sz w:val="24"/>
        </w:rPr>
        <w:instrText>ADDIN CSL_CITATION { "citationItems" : [ { "id" : "ITEM-1", "itemData" : { "DOI" : "10.1177/070674371305800904", "ISSN" : "0706-7437", "author" : [ { "dropping-particle" : "", "family" : "Fu", "given" : "Cynthia H Y", "non-dropping-particle" : "", "parse-names" : false, "suffix" : "" }, { "dropping-particle" : "", "family" : "Costafreda", "given" : "Sergi G", "non-dropping-particle" : "", "parse-names" : false, "suffix" : "" } ], "container-title" : "The Canadian Journal of Psychiatry", "id" : "ITEM-1", "issue" : "9", "issued" : { "date-parts" : [ [ "2013", "9" ] ] }, "page" : "499-508", "title" : "Neuroimaging-Based Biomarkers in Psychiatry: Clinical Opportunities of a Paradigm Shift", "type" : "article-journal", "volume" : "58" }, "uris" : [ "http://www.mendeley.com/documents/?uuid=69238028-f3d4-3359-aad0-3e5d83a3c021" ] } ], "mendeley" : { "formattedCitation" : "(Fu &amp; Costafreda, 2013)", "plainTextFormattedCitation" : "(Fu &amp; Costafreda, 2013)", "previouslyFormattedCitation" : "(Fu &amp; Costafreda, 2013)" }, "properties" : {  }, "schema" : "https://github.com/citation-style-language/schema/raw/master/csl-citation.json" }</w:instrText>
      </w:r>
      <w:r>
        <w:rPr>
          <w:sz w:val="24"/>
        </w:rPr>
        <w:fldChar w:fldCharType="separate"/>
      </w:r>
      <w:r w:rsidRPr="00E07E5D">
        <w:rPr>
          <w:noProof/>
          <w:sz w:val="24"/>
        </w:rPr>
        <w:t>(Fu &amp; Costafreda, 2013)</w:t>
      </w:r>
      <w:r>
        <w:rPr>
          <w:sz w:val="24"/>
        </w:rPr>
        <w:fldChar w:fldCharType="end"/>
      </w:r>
      <w:r>
        <w:rPr>
          <w:sz w:val="24"/>
        </w:rPr>
        <w:t xml:space="preserve">. </w:t>
      </w:r>
      <w:r w:rsidR="00EF4405">
        <w:rPr>
          <w:sz w:val="24"/>
        </w:rPr>
        <w:t>Through these innovations</w:t>
      </w:r>
      <w:r>
        <w:rPr>
          <w:sz w:val="24"/>
        </w:rPr>
        <w:t xml:space="preserve"> the consistency of clinical and non-clinical, neuronal correlates can be assessed and evaluated. Hence, combining methods is not only a promising scientific paradigm shift for basic research, but also for clinical applications. Better </w:t>
      </w:r>
      <w:r w:rsidR="00DC140E">
        <w:rPr>
          <w:sz w:val="24"/>
        </w:rPr>
        <w:t>characterizing</w:t>
      </w:r>
      <w:r>
        <w:rPr>
          <w:sz w:val="24"/>
        </w:rPr>
        <w:t xml:space="preserve"> the sensitivity and discriminatory power for specific pathologies or their development might </w:t>
      </w:r>
      <w:r w:rsidR="006A0A3E">
        <w:rPr>
          <w:sz w:val="24"/>
        </w:rPr>
        <w:t>allow for</w:t>
      </w:r>
      <w:r>
        <w:rPr>
          <w:sz w:val="24"/>
        </w:rPr>
        <w:t xml:space="preserve"> more precise prognoses</w:t>
      </w:r>
      <w:r w:rsidR="0091483B">
        <w:rPr>
          <w:sz w:val="24"/>
        </w:rPr>
        <w:t xml:space="preserve"> </w:t>
      </w:r>
      <w:r w:rsidR="0091483B">
        <w:rPr>
          <w:sz w:val="24"/>
        </w:rPr>
        <w:fldChar w:fldCharType="begin" w:fldLock="1"/>
      </w:r>
      <w:r w:rsidR="0091483B">
        <w:rPr>
          <w:sz w:val="24"/>
        </w:rPr>
        <w:instrText>ADDIN CSL_CITATION { "citationItems" : [ { "id" : "ITEM-1", "itemData" : { "DOI" : "10.1016/j.neuroimage.2010.05.023", "abstract" : "a b s t r a c t There is rapidly accumulating evidence that the application of machine learning classification to neuroimaging measurements may be valuable for the development of diagnostic and prognostic prediction tools in psychiatry. However, current methods do not produce a measure of the reliability of the predictions. Knowing the risk of the error associated with a given prediction is essential for the development of neuroimaging-based clinical tools. We propose a general probabilistic classification method to produce measures of confidence for magnetic resonance imaging (MRI) data. We describe the application of transductive conformal predictor (TCP) to MRI images. TCP generates the most likely prediction and a valid measure of confidence, as well as the set of all possible predictions for a given confidence level. We present the theoretical motivation for TCP, and we have applied TCP to structural and functional MRI data in patients and healthy controls to investigate diagnostic and prognostic prediction in depression. We verify that TCP predictions are as accurate as those obtained with more standard machine learning methods, such as support vector machine, while providing the additional benefit of a valid measure of confidence for each prediction.", "author" : [ { "dropping-particle" : "", "family" : "Nouretdinov", "given" : "Ilia", "non-dropping-particle" : "", "parse-names" : false, "suffix" : "" }, { "dropping-particle" : "", "family" : "Costafreda", "given" : "Sergi G", "non-dropping-particle" : "", "parse-names" : false, "suffix" : "" }, { "dropping-particle" : "", "family" : "Gammerman", "given" : "Alexander", "non-dropping-particle" : "", "parse-names" : false, "suffix" : "" }, { "dropping-particle" : "", "family" : "Chervonenkis", "given" : "Alexey", "non-dropping-particle" : "", "parse-names" : false, "suffix" : "" }, { "dropping-particle" : "", "family" : "Vovk", "given" : "Vladimir", "non-dropping-particle" : "", "parse-names" : false, "suffix" : "" }, { "dropping-particle" : "", "family" : "Vapnik", "given" : "Vladimir", "non-dropping-particle" : "", "parse-names" : false, "suffix" : "" }, { "dropping-particle" : "", "family" : "Fu", "given" : "Cynthia H Y", "non-dropping-particle" : "", "parse-names" : false, "suffix" : "" } ], "container-title" : "NeuroImage", "id" : "ITEM-1", "issued" : { "date-parts" : [ [ "2010" ] ] }, "title" : "Machine learning classification with confidence: Application of transductive conformal predictors to MRI-based diagnostic and prognostic markers in depression", "type" : "article-journal" }, "uris" : [ "http://www.mendeley.com/documents/?uuid=d2f553c3-73c3-3f94-8231-46600abc6f2e" ] } ], "mendeley" : { "formattedCitation" : "(Nouretdinov et al., 2010)", "plainTextFormattedCitation" : "(Nouretdinov et al., 2010)", "previouslyFormattedCitation" : "(Nouretdinov et al., 2010)" }, "properties" : {  }, "schema" : "https://github.com/citation-style-language/schema/raw/master/csl-citation.json" }</w:instrText>
      </w:r>
      <w:r w:rsidR="0091483B">
        <w:rPr>
          <w:sz w:val="24"/>
        </w:rPr>
        <w:fldChar w:fldCharType="separate"/>
      </w:r>
      <w:r w:rsidR="0091483B" w:rsidRPr="0091483B">
        <w:rPr>
          <w:noProof/>
          <w:sz w:val="24"/>
        </w:rPr>
        <w:t>(Nouretdinov et al., 2010)</w:t>
      </w:r>
      <w:r w:rsidR="0091483B">
        <w:rPr>
          <w:sz w:val="24"/>
        </w:rPr>
        <w:fldChar w:fldCharType="end"/>
      </w:r>
      <w:r w:rsidR="002A6B84">
        <w:rPr>
          <w:sz w:val="24"/>
        </w:rPr>
        <w:t xml:space="preserve">, predicting treatment responsiveness </w:t>
      </w:r>
      <w:r w:rsidR="002A6B84">
        <w:rPr>
          <w:sz w:val="24"/>
        </w:rPr>
        <w:fldChar w:fldCharType="begin" w:fldLock="1"/>
      </w:r>
      <w:r w:rsidR="002A6B84">
        <w:rPr>
          <w:sz w:val="24"/>
        </w:rPr>
        <w:instrText>ADDIN CSL_CITATION { "citationItems" : [ { "id" : "ITEM-1", "itemData" : { "abstract" : "Objective: This study examined the treatment response of patients with first-episode schizophrenia and schizoaffective disorder and potential predictors of response. Method: First-episode patients were assessed on measures of psychopathology, cognition, social functioning, and biological parameters and treated according to a standardized algorithm. Results: One hundred eighteen patients (52% male, mean age 25.2 years) entered the study. The cumulative percentage of patients responding by 1 year was 87%; the median time to response was 9 weeks. The following variables were significantly associated with less likelihood of response to treatment: male sex, obstetric complications, more severe hallucinations and delusions, poorer attention at baseline, and the development of parkin-sonism during antipsychotic treatment. Variables not significantly related to treatment re-sponse were diagnosis (schizophrenia versus schizoaffective disorder), premorbid func-tioning, duration of psychotic symptoms prior to study entry, baseline disorganization, negative and depressive symptoms, baseline motor function, akathisia and dystonia during treatment, growth hormone and homovanillic acid measures, psychotic symptom activation to methylphenidate, and magnetic resonance measures. Conclusions: Patients with first-episode schizophrenia and schizoaffective disorder have high rates of response to antip-sychotic treatment; there are specific clinical and pathobiologic predictors of response. (Am J Psychiatry 1999; 156:544\u2013549) Treatment studies of first-episode schizophrenia are", "author" : [ { "dropping-particle" : "", "family" : "Robinson", "given" : "Delbert G", "non-dropping-particle" : "", "parse-names" : false, "suffix" : "" }, { "dropping-particle" : "", "family" : "Woerner", "given" : "Margaret G", "non-dropping-particle" : "", "parse-names" : false, "suffix" : "" }, { "dropping-particle" : "", "family" : "Alvir", "given" : "Jose Ma J", "non-dropping-particle" : "", "parse-names" : false, "suffix" : "" }, { "dropping-particle" : "", "family" : "Geisler", "given" : "Stephen", "non-dropping-particle" : "", "parse-names" : false, "suffix" : "" }, { "dropping-particle" : "", "family" : "Koreen", "given" : "Amy", "non-dropping-particle" : "", "parse-names" : false, "suffix" : "" }, { "dropping-particle" : "", "family" : "Sheitman", "given" : "Brian", "non-dropping-particle" : "", "parse-names" : false, "suffix" : "" }, { "dropping-particle" : "", "family" : "Chakos", "given" : "Miranda", "non-dropping-particle" : "", "parse-names" : false, "suffix" : "" }, { "dropping-particle" : "", "family" : "Mayerhoff", "given" : "David", "non-dropping-particle" : "", "parse-names" : false, "suffix" : "" }, { "dropping-particle" : "", "family" : "Bilder", "given" : "Robert", "non-dropping-particle" : "", "parse-names" : false, "suffix" : "" }, { "dropping-particle" : "", "family" : "Goldman", "given" : "Robert", "non-dropping-particle" : "", "parse-names" : false, "suffix" : "" }, { "dropping-particle" : "", "family" : "Lieberman", "given" : "A", "non-dropping-particle" : "", "parse-names" : false, "suffix" : "" } ], "container-title" : "Am J Psychiatry", "id" : "ITEM-1", "issued" : { "date-parts" : [ [ "1999" ] ] }, "title" : "Predictors of Treatment Response From a First Episode of Schizophrenia or Schizoaffective Disorder", "type" : "article-journal", "volume" : "1564" }, "uris" : [ "http://www.mendeley.com/documents/?uuid=1a48e5ab-580e-3e27-8b69-e13c69f5be4d" ] }, { "id" : "ITEM-2", "itemData" : { "DOI" : "10.1093/brain/awh526", "ISSN" : "1460-2156", "author" : [ { "dropping-particle" : "", "family" : "Ances", "given" : "Beau M.", "non-dropping-particle" : "", "parse-names" : false, "suffix" : "" }, { "dropping-particle" : "", "family" : "Vitaliani", "given" : "Roberta", "non-dropping-particle" : "", "parse-names" : false, "suffix" : "" }, { "dropping-particle" : "", "family" : "Taylor", "given" : "Robert A.", "non-dropping-particle" : "", "parse-names" : false, "suffix" : "" }, { "dropping-particle" : "", "family" : "Liebeskind", "given" : "David S.", "non-dropping-particle" : "", "parse-names" : false, "suffix" : "" }, { "dropping-particle" : "", "family" : "Voloschin", "given" : "Alfredo", "non-dropping-particle" : "", "parse-names" : false, "suffix" : "" }, { "dropping-particle" : "", "family" : "Houghton", "given" : "David J.", "non-dropping-particle" : "", "parse-names" : false, "suffix" : "" }, { "dropping-particle" : "", "family" : "Galetta", "given" : "Steven L.", "non-dropping-particle" : "", "parse-names" : false, "suffix" : "" }, { "dropping-particle" : "", "family" : "Dichter", "given" : "Marc", "non-dropping-particle" : "", "parse-names" : false, "suffix" : "" }, { "dropping-particle" : "", "family" : "Alavi", "given" : "Abass", "non-dropping-particle" : "", "parse-names" : false, "suffix" : "" }, { "dropping-particle" : "", "family" : "Rosenfeld", "given" : "Myrna R.", "non-dropping-particle" : "", "parse-names" : false, "suffix" : "" }, { "dropping-particle" : "", "family" : "Dalmau", "given" : "Josep", "non-dropping-particle" : "", "parse-names" : false, "suffix" : "" } ], "container-title" : "Brain", "id" : "ITEM-2", "issue" : "8", "issued" : { "date-parts" : [ [ "2005", "8", "1" ] ] }, "page" : "1764-1777", "publisher" : "Oxford University Press", "title" : "Treatment-responsive limbic encephalitis identified by neuropil antibodies: MRI and PET correlates", "type" : "article-journal", "volume" : "128" }, "uris" : [ "http://www.mendeley.com/documents/?uuid=98be837e-3b81-354d-9179-8320e49a6cf5" ] } ], "mendeley" : { "formattedCitation" : "(Ances et al., 2005; Robinson et al., 1999)", "plainTextFormattedCitation" : "(Ances et al., 2005; Robinson et al., 1999)", "previouslyFormattedCitation" : "(Ances et al., 2005; Robinson et al., 1999)" }, "properties" : {  }, "schema" : "https://github.com/citation-style-language/schema/raw/master/csl-citation.json" }</w:instrText>
      </w:r>
      <w:r w:rsidR="002A6B84">
        <w:rPr>
          <w:sz w:val="24"/>
        </w:rPr>
        <w:fldChar w:fldCharType="separate"/>
      </w:r>
      <w:r w:rsidR="002A6B84" w:rsidRPr="002A6B84">
        <w:rPr>
          <w:noProof/>
          <w:sz w:val="24"/>
        </w:rPr>
        <w:t>(Ances et al., 2005; Robinson et al., 1999)</w:t>
      </w:r>
      <w:r w:rsidR="002A6B84">
        <w:rPr>
          <w:sz w:val="24"/>
        </w:rPr>
        <w:fldChar w:fldCharType="end"/>
      </w:r>
      <w:r>
        <w:rPr>
          <w:sz w:val="24"/>
        </w:rPr>
        <w:t xml:space="preserve"> or even </w:t>
      </w:r>
      <w:r w:rsidR="006A0A3E">
        <w:rPr>
          <w:sz w:val="24"/>
        </w:rPr>
        <w:t>more effective screening methods</w:t>
      </w:r>
      <w:r w:rsidR="0091483B">
        <w:rPr>
          <w:sz w:val="24"/>
        </w:rPr>
        <w:t xml:space="preserve"> </w:t>
      </w:r>
      <w:r w:rsidR="0091483B">
        <w:rPr>
          <w:sz w:val="24"/>
        </w:rPr>
        <w:fldChar w:fldCharType="begin" w:fldLock="1"/>
      </w:r>
      <w:r w:rsidR="0091483B">
        <w:rPr>
          <w:sz w:val="24"/>
        </w:rPr>
        <w:instrText>ADDIN CSL_CITATION { "citationItems" : [ { "id" : "ITEM-1", "itemData" : { "DOI" : "10.1192/bjp.186.1.18", "abstract" : "Background Background The hypothesis that The hypothesis that schizophrenia is neurodevelopmental was schizophrenia is neurodevelopmental was investigated in a prospective study of investigated in a prospective study of young people with a postulated10^15% young people with a postulated10^15% risk for the development of schizophrenia. risk for the development of schizophrenia.", "author" : [ { "dropping-particle" : "", "family" : "Johnstone", "given" : "Eve C", "non-dropping-particle" : "", "parse-names" : false, "suffix" : "" }, { "dropping-particle" : "", "family" : "Ebmeier", "given" : "Klaus P", "non-dropping-particle" : "", "parse-names" : false, "suffix" : "" }, { "dropping-particle" : "", "family" : "Miller", "given" : "Patrick", "non-dropping-particle" : "", "parse-names" : false, "suffix" : "" }, { "dropping-particle" : "", "family" : "Owens", "given" : "David G C", "non-dropping-particle" : "", "parse-names" : false, "suffix" : "" }, { "dropping-particle" : "", "family" : "Lawrie", "given" : "Stephen M", "non-dropping-particle" : "", "parse-names" : false, "suffix" : "" } ], "container-title" : "The British Journal of Psychiatry", "id" : "ITEM-1", "issued" : { "date-parts" : [ [ "2005" ] ] }, "page" : "18-25", "title" : "Predicting schizophrenia: findings from the Edinburgh High-Risk", "type" : "article-journal", "volume" : "186" }, "uris" : [ "http://www.mendeley.com/documents/?uuid=6cc2d73d-52e2-3cfb-b52c-4e296da0f5b3" ] } ], "mendeley" : { "formattedCitation" : "(Johnstone, Ebmeier, Miller, Owens, &amp; Lawrie, 2005)", "plainTextFormattedCitation" : "(Johnstone, Ebmeier, Miller, Owens, &amp; Lawrie, 2005)", "previouslyFormattedCitation" : "(Johnstone, Ebmeier, Miller, Owens, &amp; Lawrie, 2005)" }, "properties" : {  }, "schema" : "https://github.com/citation-style-language/schema/raw/master/csl-citation.json" }</w:instrText>
      </w:r>
      <w:r w:rsidR="0091483B">
        <w:rPr>
          <w:sz w:val="24"/>
        </w:rPr>
        <w:fldChar w:fldCharType="separate"/>
      </w:r>
      <w:r w:rsidR="0091483B" w:rsidRPr="0091483B">
        <w:rPr>
          <w:noProof/>
          <w:sz w:val="24"/>
        </w:rPr>
        <w:t>(Johnstone, Ebmeier, Miller, Owens, &amp; Lawrie, 2005)</w:t>
      </w:r>
      <w:r w:rsidR="0091483B">
        <w:rPr>
          <w:sz w:val="24"/>
        </w:rPr>
        <w:fldChar w:fldCharType="end"/>
      </w:r>
      <w:r w:rsidR="006A0A3E">
        <w:rPr>
          <w:sz w:val="24"/>
        </w:rPr>
        <w:t xml:space="preserve"> in psychiatry.</w:t>
      </w:r>
    </w:p>
    <w:p w14:paraId="69C3E0FF" w14:textId="77777777" w:rsidR="006F1717" w:rsidRDefault="006F1717" w:rsidP="00420FB1">
      <w:pPr>
        <w:spacing w:after="0" w:line="360" w:lineRule="auto"/>
        <w:ind w:firstLine="425"/>
        <w:jc w:val="both"/>
        <w:rPr>
          <w:sz w:val="24"/>
        </w:rPr>
      </w:pPr>
    </w:p>
    <w:p w14:paraId="19CCA538" w14:textId="69A3F3FB" w:rsidR="006A1C63" w:rsidRDefault="006A1C63" w:rsidP="006A1C63">
      <w:pPr>
        <w:pStyle w:val="Heading2"/>
        <w:jc w:val="both"/>
        <w:rPr>
          <w:color w:val="auto"/>
          <w:sz w:val="28"/>
          <w:szCs w:val="28"/>
        </w:rPr>
      </w:pPr>
      <w:bookmarkStart w:id="29" w:name="_Toc507343858"/>
      <w:r>
        <w:rPr>
          <w:color w:val="auto"/>
          <w:sz w:val="28"/>
          <w:szCs w:val="28"/>
        </w:rPr>
        <w:lastRenderedPageBreak/>
        <w:t>1.2</w:t>
      </w:r>
      <w:r w:rsidRPr="00470B7E">
        <w:rPr>
          <w:color w:val="auto"/>
          <w:sz w:val="28"/>
          <w:szCs w:val="28"/>
        </w:rPr>
        <w:t xml:space="preserve"> </w:t>
      </w:r>
      <w:r w:rsidR="008A7769">
        <w:rPr>
          <w:color w:val="auto"/>
          <w:sz w:val="28"/>
          <w:szCs w:val="28"/>
        </w:rPr>
        <w:t>Multivariate and a</w:t>
      </w:r>
      <w:r w:rsidR="005811C0">
        <w:rPr>
          <w:color w:val="auto"/>
          <w:sz w:val="28"/>
          <w:szCs w:val="28"/>
        </w:rPr>
        <w:t xml:space="preserve">symmetric EEG and fMRI </w:t>
      </w:r>
      <w:r w:rsidR="008A7769">
        <w:rPr>
          <w:color w:val="auto"/>
          <w:sz w:val="28"/>
          <w:szCs w:val="28"/>
        </w:rPr>
        <w:t>data integration</w:t>
      </w:r>
      <w:bookmarkEnd w:id="29"/>
    </w:p>
    <w:p w14:paraId="643BC8F0" w14:textId="77777777" w:rsidR="006960BE" w:rsidRPr="006960BE" w:rsidRDefault="006960BE" w:rsidP="006960BE"/>
    <w:p w14:paraId="2BA318CB" w14:textId="7B86BA9C" w:rsidR="006960BE" w:rsidRDefault="006960BE" w:rsidP="006960BE">
      <w:pPr>
        <w:spacing w:after="0" w:line="360" w:lineRule="auto"/>
        <w:ind w:firstLine="425"/>
        <w:jc w:val="both"/>
        <w:rPr>
          <w:sz w:val="24"/>
        </w:rPr>
      </w:pPr>
      <w:r>
        <w:rPr>
          <w:sz w:val="24"/>
        </w:rPr>
        <w:t>Despite the short time combined EEG and fMRI has been developing as a</w:t>
      </w:r>
      <w:r w:rsidR="004300AB">
        <w:rPr>
          <w:sz w:val="24"/>
        </w:rPr>
        <w:t xml:space="preserve"> major</w:t>
      </w:r>
      <w:r>
        <w:rPr>
          <w:sz w:val="24"/>
        </w:rPr>
        <w:t xml:space="preserve"> research field, there is already a wealth of literature for statistical analyses </w:t>
      </w:r>
      <w:r>
        <w:rPr>
          <w:sz w:val="24"/>
        </w:rPr>
        <w:fldChar w:fldCharType="begin" w:fldLock="1"/>
      </w:r>
      <w:r>
        <w:rPr>
          <w:sz w:val="24"/>
        </w:rPr>
        <w:instrText>ADDIN CSL_CITATION { "citationItems" : [ { "id" : "ITEM-1", "itemData" : { "DOI" : "10.1016/j.neuroimage.2012.01.039", "abstract" : "a b s t r a c t In this personalized review, the history of EEG recorded simultaneously with functional MRI (EEG\u2013fMRI) is summarized. A brief overview is given of the hardware development followed by a discussion of EEG\u2013fMRI applications. The technique's development was clinically motivated in the context of epilepsy. Accordingly, the evolution of studies trying to identify with EEG\u2013fMRI the origin of individual epileptiform discharges up to those revealing general mechanisms of epilepsy syndromes is sketched. In epilepsy centers experienced with the methodology, EEG\u2013fMRI has found its place in the presurgical evaluation of patients. In cognitive neuroscience, the multimodal technique has significantly contributed to the understanding of phenomena of the resting state and neuronal oscillations. While most of the studies discussed relate EEG to fMRI by means of prediction, the development of forward models facilitating the symmetrical 'fusion' of EEG and fMRI data is the subject of current neuro-computational research. Recently, intracranial EEG has been safely recorded during (functional) MRI broadly extending the perspectives for epilepsy and research into neuro-vascular coupling. EEG\u2013fMRI has evolved into a mature, generally accessible and in principle easily applicable technique, which is a great achievement. Because this at the same time bears the risk of unreflected use, EEG\u2013 fMRI safety issues are also highlighted.", "author" : [ { "dropping-particle" : "", "family" : "Laufs", "given" : "Helmut", "non-dropping-particle" : "", "parse-names" : false, "suffix" : "" } ], "container-title" : "NeuroImage", "id" : "ITEM-1", "issued" : { "date-parts" : [ [ "2012" ] ] }, "title" : "A personalized history of EEG\u2013fMRI integration", "type" : "article-journal" }, "uris" : [ "http://www.mendeley.com/documents/?uuid=f774acaa-8921-3793-b436-c22e21a19009" ] } ], "mendeley" : { "formattedCitation" : "(Laufs, 2012)", "plainTextFormattedCitation" : "(Laufs, 2012)", "previouslyFormattedCitation" : "(Laufs, 2012)" }, "properties" : {  }, "schema" : "https://github.com/citation-style-language/schema/raw/master/csl-citation.json" }</w:instrText>
      </w:r>
      <w:r>
        <w:rPr>
          <w:sz w:val="24"/>
        </w:rPr>
        <w:fldChar w:fldCharType="separate"/>
      </w:r>
      <w:r w:rsidRPr="005B664F">
        <w:rPr>
          <w:noProof/>
          <w:sz w:val="24"/>
        </w:rPr>
        <w:t>(Laufs, 2012)</w:t>
      </w:r>
      <w:r>
        <w:rPr>
          <w:sz w:val="24"/>
        </w:rPr>
        <w:fldChar w:fldCharType="end"/>
      </w:r>
      <w:r>
        <w:rPr>
          <w:sz w:val="24"/>
        </w:rPr>
        <w:t>. Next to the isolated types of analyses, which can be performed with one modality alone (i.e.</w:t>
      </w:r>
      <w:r w:rsidR="00026DB5">
        <w:rPr>
          <w:sz w:val="24"/>
        </w:rPr>
        <w:t>,</w:t>
      </w:r>
      <w:r>
        <w:rPr>
          <w:sz w:val="24"/>
        </w:rPr>
        <w:t xml:space="preserve"> ERP, time-frequency analysis, fMRI contrasts, connectivity analysis), there is asymmetric types of data analysis, such as EEG-informed fMRI and fMRI-informed EEG. In both cases one of the two methods takes </w:t>
      </w:r>
      <w:r w:rsidRPr="00542CC0">
        <w:rPr>
          <w:sz w:val="24"/>
        </w:rPr>
        <w:t>precedence</w:t>
      </w:r>
      <w:r>
        <w:rPr>
          <w:sz w:val="24"/>
        </w:rPr>
        <w:t xml:space="preserve"> over or excludes the other </w:t>
      </w:r>
      <w:r>
        <w:rPr>
          <w:sz w:val="24"/>
        </w:rPr>
        <w:fldChar w:fldCharType="begin" w:fldLock="1"/>
      </w:r>
      <w:r>
        <w:rPr>
          <w:sz w:val="24"/>
        </w:rPr>
        <w:instrText>ADDIN CSL_CITATION { "citationItems" : [ { "id" : "ITEM-1", "itemData" : { "DOI" : "10.1523/JNEUROSCI.0447-12.2012", "ISBN" : "1529-2401 (Electronic)\\r0270-6474 (Linking)", "ISSN" : "0270-6474", "PMID" : "22553012", "abstract" : "The simultaneous recording and analysis of electroencephalography (EEG) and fMRI data in human systems, cognitive and clinical neurosciences is rapidly evolving and has received substantial attention. The significance of multimodal brain imaging is documented by a steadily increasing number of laboratories now using simultaneous EEG-fMRI aiming to achieve both high temporal and spatial resolution of human brain function. Due to recent developments in technical and algorithmic instrumentation, the rate-limiting step in multimodal studies has shifted from data acquisition to analytic aspects. Here, we introduce and compare different methods for data integration and identify the benefits that come with each approach, guiding the reader toward an understanding and informed selection of the integration approach most suitable for addressing a particular research question.", "author" : [ { "dropping-particle" : "", "family" : "Huster", "given" : "Ren\u00e9 J", "non-dropping-particle" : "", "parse-names" : false, "suffix" : "" }, { "dropping-particle" : "", "family" : "Debener", "given" : "Stefan", "non-dropping-particle" : "", "parse-names" : false, "suffix" : "" }, { "dropping-particle" : "", "family" : "Eichele", "given" : "Tom", "non-dropping-particle" : "", "parse-names" : false, "suffix" : "" }, { "dropping-particle" : "", "family" : "Herrmann", "given" : "Christoph S", "non-dropping-particle" : "", "parse-names" : false, "suffix" : "" } ], "container-title" : "Journal of Neuroscience", "id" : "ITEM-1", "issue" : "18", "issued" : { "date-parts" : [ [ "2012" ] ] }, "page" : "6053-6060", "title" : "Methods for Simultaneous EEG-fMRI: An Introductory Review", "type" : "article-journal", "volume" : "32" }, "uris" : [ "http://www.mendeley.com/documents/?uuid=6d80a133-c3e1-3091-a15a-30c1dbc9f7e8" ] } ], "mendeley" : { "formattedCitation" : "(Ren\u00e9 J Huster, Debener, Eichele, &amp; Herrmann, 2012)", "manualFormatting" : "(Huster, Debener, &amp; Eichele, 2012)", "plainTextFormattedCitation" : "(Ren\u00e9 J Huster, Debener, Eichele, &amp; Herrmann, 2012)", "previouslyFormattedCitation" : "(Ren\u00e9 J Huster, Debener, Eichele, &amp; Herrmann, 2012)" }, "properties" : {  }, "schema" : "https://github.com/citation-style-language/schema/raw/master/csl-citation.json" }</w:instrText>
      </w:r>
      <w:r>
        <w:rPr>
          <w:sz w:val="24"/>
        </w:rPr>
        <w:fldChar w:fldCharType="separate"/>
      </w:r>
      <w:r>
        <w:rPr>
          <w:noProof/>
          <w:sz w:val="24"/>
        </w:rPr>
        <w:t>(</w:t>
      </w:r>
      <w:r w:rsidRPr="007C5B36">
        <w:rPr>
          <w:noProof/>
          <w:sz w:val="24"/>
        </w:rPr>
        <w:t>Huster, Debener, &amp; Eichele, 2012)</w:t>
      </w:r>
      <w:r>
        <w:rPr>
          <w:sz w:val="24"/>
        </w:rPr>
        <w:fldChar w:fldCharType="end"/>
      </w:r>
      <w:r>
        <w:rPr>
          <w:sz w:val="24"/>
        </w:rPr>
        <w:t xml:space="preserve">. Further, each of these analyses only uses part of the data. </w:t>
      </w:r>
    </w:p>
    <w:p w14:paraId="2AFAFC8A" w14:textId="505367D4" w:rsidR="006960BE" w:rsidRDefault="006960BE" w:rsidP="006960BE">
      <w:pPr>
        <w:spacing w:after="0" w:line="360" w:lineRule="auto"/>
        <w:ind w:firstLine="425"/>
        <w:jc w:val="both"/>
        <w:rPr>
          <w:sz w:val="24"/>
        </w:rPr>
      </w:pPr>
      <w:r>
        <w:rPr>
          <w:sz w:val="24"/>
        </w:rPr>
        <w:t>As mentioned in section 1.1, EEG data suffers from poor spatial resolution and the so-called inverse as well as forward problem. Both label the same problem, but from different perspectives. A missing inverse solution denotes the lack of certainty about a neuronal source for a given electric potential in the EEG, whereas a forward solution would give insight into electric potenti</w:t>
      </w:r>
      <w:r w:rsidR="000B73FD">
        <w:rPr>
          <w:sz w:val="24"/>
        </w:rPr>
        <w:t>als created at the head surface</w:t>
      </w:r>
      <w:r>
        <w:rPr>
          <w:sz w:val="24"/>
        </w:rPr>
        <w:t xml:space="preserve"> from a given dipole in the brain. One problem with the former</w:t>
      </w:r>
      <w:r w:rsidR="00197D44">
        <w:rPr>
          <w:sz w:val="24"/>
        </w:rPr>
        <w:t>,</w:t>
      </w:r>
      <w:r>
        <w:rPr>
          <w:sz w:val="24"/>
        </w:rPr>
        <w:t xml:space="preserve"> for instance</w:t>
      </w:r>
      <w:r w:rsidR="00197D44">
        <w:rPr>
          <w:sz w:val="24"/>
        </w:rPr>
        <w:t>,</w:t>
      </w:r>
      <w:r>
        <w:rPr>
          <w:sz w:val="24"/>
        </w:rPr>
        <w:t xml:space="preserve"> is that both skull and brain shapes deviating from normalized head templates can distort the analysis </w:t>
      </w:r>
      <w:r>
        <w:rPr>
          <w:sz w:val="24"/>
        </w:rPr>
        <w:fldChar w:fldCharType="begin" w:fldLock="1"/>
      </w:r>
      <w:r>
        <w:rPr>
          <w:sz w:val="24"/>
        </w:rPr>
        <w:instrText>ADDIN CSL_CITATION { "citationItems" : [ { "id" : "ITEM-1", "itemData" : { "DOI" : "10.1016/S1350-4533(99)00038-7", "ISSN" : "1350-4533", "PMID" : "10468356", "abstract" : "The accuracy of the head model affects the solutions of the EEG inverse problems. If a simple three-sphere model and standard conductivity values for brain, skull and scalp regions are used, significant errors may occur in the dipole localisation. One of the most sensitive head model parameters is the conductivity of the skull. A realistic three-dimensional finite-element model provides a method to study the effect of inhomogeneities of the skull on the solutions of EEG inverse problems. In this paper the effect of a local skull conductivity inhomogeneity on source estimation accuracy is analyzed by computer simulations for different numbers of electrodes. It is shown that if the inhomogeneity of the skull conductivity is not taken into account, localisation errors of approximately 1 cm can be encountered in the equivalent current dipole estimation. This modelling error introduces a bias to the solution which cannot be compensated by increasing the number of electrodes.", "author" : [ { "dropping-particle" : "", "family" : "Ollikainen", "given" : "J O", "non-dropping-particle" : "", "parse-names" : false, "suffix" : "" }, { "dropping-particle" : "", "family" : "Vauhkonen", "given" : "M", "non-dropping-particle" : "", "parse-names" : false, "suffix" : "" }, { "dropping-particle" : "", "family" : "Karjalainen", "given" : "P A", "non-dropping-particle" : "", "parse-names" : false, "suffix" : "" }, { "dropping-particle" : "", "family" : "Kaipio", "given" : "J P", "non-dropping-particle" : "", "parse-names" : false, "suffix" : "" } ], "container-title" : "Medical engineering &amp; physics", "id" : "ITEM-1", "issue" : "3", "issued" : { "date-parts" : [ [ "1999", "4" ] ] }, "page" : "143-54", "title" : "Effects of local skull inhomogeneities on EEG source estimation.", "type" : "article-journal", "volume" : "21" }, "uris" : [ "http://www.mendeley.com/documents/?uuid=08934240-8ab7-3ab5-8c2a-4c088298046b" ] } ], "mendeley" : { "formattedCitation" : "(Ollikainen, Vauhkonen, Karjalainen, &amp; Kaipio, 1999)", "plainTextFormattedCitation" : "(Ollikainen, Vauhkonen, Karjalainen, &amp; Kaipio, 1999)", "previouslyFormattedCitation" : "(Ollikainen, Vauhkonen, Karjalainen, &amp; Kaipio, 1999)" }, "properties" : {  }, "schema" : "https://github.com/citation-style-language/schema/raw/master/csl-citation.json" }</w:instrText>
      </w:r>
      <w:r>
        <w:rPr>
          <w:sz w:val="24"/>
        </w:rPr>
        <w:fldChar w:fldCharType="separate"/>
      </w:r>
      <w:r w:rsidRPr="004D7756">
        <w:rPr>
          <w:noProof/>
          <w:sz w:val="24"/>
        </w:rPr>
        <w:t>(Ollikainen, Vauhkonen, Karjalainen, &amp; Kaipio, 1999)</w:t>
      </w:r>
      <w:r>
        <w:rPr>
          <w:sz w:val="24"/>
        </w:rPr>
        <w:fldChar w:fldCharType="end"/>
      </w:r>
      <w:r>
        <w:rPr>
          <w:sz w:val="24"/>
        </w:rPr>
        <w:t xml:space="preserve">. Here, combined EEG-fMRI recordings present a useful tool for improving the creation of inverse and forward solutions. By informing the analysis procedure about anatomical idiosyncrasies of a subject via individual sMRI data, estimating the source of a potential becomes more reliable </w:t>
      </w:r>
      <w:r>
        <w:rPr>
          <w:sz w:val="24"/>
        </w:rPr>
        <w:fldChar w:fldCharType="begin" w:fldLock="1"/>
      </w:r>
      <w:r>
        <w:rPr>
          <w:sz w:val="24"/>
        </w:rPr>
        <w:instrText>ADDIN CSL_CITATION { "citationItems" : [ { "id" : "ITEM-1", "itemData" : { "DOI" : "10.1162/jocn.1993.5.2.162", "ISBN" : "0898-929X\\r1530-8898", "ISSN" : "0898-929X", "PMID" : "23972151", "abstract" : "Abstract We describe a comprehensive linear approach to the problem of imaging brain activity with high temporal as well as spatial resolution based on combining EEG and MEG data with anatomical constraints derived from MRI images. The \"inverse problem\" of estimating the distribution of dipole strengths over the cortical surface is highly underdetermined, even given closely spaced EEG and MEG recordings. We have obtained much better solutions to this problem by explicitly incorporating both local cortical orientation as well as spatial covariance of sources and sensors into our formulation. An explicit polygonal model of the cortical manifold is first constructed as follows: (1) slice data in three orthogonal planes of section (needle-shaped voxels) are combined with a linear deblurring technique to make a single high-resolution 3-D image (cubic voxels), (2) the image is recursively flood-filled to determine the topology of the gray-white matter border, and (3) the resulting continuous surface is refined ...", "author" : [ { "dropping-particle" : "", "family" : "Dale", "given" : "Anders M.", "non-dropping-particle" : "", "parse-names" : false, "suffix" : "" }, { "dropping-particle" : "", "family" : "Sereno", "given" : "Martin I.", "non-dropping-particle" : "", "parse-names" : false, "suffix" : "" } ], "container-title" : "Journal of Cognitive Neuroscience", "id" : "ITEM-1", "issue" : "2", "issued" : { "date-parts" : [ [ "1993" ] ] }, "page" : "162-176", "title" : "Improved Localization of Cortical Activity by Combining EEG and MEG with MRI Cortical Surface Reconstruction: A Linear Approach", "type" : "article-journal", "volume" : "5" }, "uris" : [ "http://www.mendeley.com/documents/?uuid=bd76650a-d599-3d21-8628-52499568586e" ] } ], "mendeley" : { "formattedCitation" : "(Dale &amp; Sereno, 1993)", "plainTextFormattedCitation" : "(Dale &amp; Sereno, 1993)", "previouslyFormattedCitation" : "(Dale &amp; Sereno, 1993)" }, "properties" : {  }, "schema" : "https://github.com/citation-style-language/schema/raw/master/csl-citation.json" }</w:instrText>
      </w:r>
      <w:r>
        <w:rPr>
          <w:sz w:val="24"/>
        </w:rPr>
        <w:fldChar w:fldCharType="separate"/>
      </w:r>
      <w:r w:rsidRPr="00B43B8F">
        <w:rPr>
          <w:noProof/>
          <w:sz w:val="24"/>
        </w:rPr>
        <w:t>(Dale &amp; Sereno, 1993)</w:t>
      </w:r>
      <w:r>
        <w:rPr>
          <w:sz w:val="24"/>
        </w:rPr>
        <w:fldChar w:fldCharType="end"/>
      </w:r>
      <w:r>
        <w:rPr>
          <w:sz w:val="24"/>
        </w:rPr>
        <w:t xml:space="preserve">. </w:t>
      </w:r>
    </w:p>
    <w:p w14:paraId="79B6F6F9" w14:textId="7DA75A05" w:rsidR="006960BE" w:rsidRDefault="006960BE" w:rsidP="006960BE">
      <w:pPr>
        <w:spacing w:after="0" w:line="360" w:lineRule="auto"/>
        <w:ind w:firstLine="425"/>
        <w:jc w:val="both"/>
        <w:rPr>
          <w:sz w:val="24"/>
        </w:rPr>
      </w:pPr>
      <w:r>
        <w:rPr>
          <w:sz w:val="24"/>
        </w:rPr>
        <w:t xml:space="preserve">Another way of enhancing the EEG analysis with MRI data is to perform connectivity analyses within the source space. As opposed to the sensor space, which represents the outer head model with EEG electrodes on top, the source space </w:t>
      </w:r>
      <w:r w:rsidR="004300AB">
        <w:rPr>
          <w:sz w:val="24"/>
        </w:rPr>
        <w:t>is a</w:t>
      </w:r>
      <w:r>
        <w:rPr>
          <w:sz w:val="24"/>
        </w:rPr>
        <w:t xml:space="preserve"> statistically created </w:t>
      </w:r>
      <w:r w:rsidR="004300AB">
        <w:rPr>
          <w:sz w:val="24"/>
        </w:rPr>
        <w:t>space</w:t>
      </w:r>
      <w:r>
        <w:rPr>
          <w:sz w:val="24"/>
        </w:rPr>
        <w:t xml:space="preserve"> where estimated neuronal sources for EEG potentials are located. In assuming there is a common space shared between EEG sources, dipole estimations require a template. Moreover, physiologically it is reasonable to assume that the successive or concurrent emergence of dipoles has interdependent effects on neuronal sources, as in MRI it is widely accepted that brain activity can be analyzed in its connectivity patterns between different brain regions. Brought to the EEG source space, the strength of connectivity (i.e.</w:t>
      </w:r>
      <w:r w:rsidR="00026DB5">
        <w:rPr>
          <w:sz w:val="24"/>
        </w:rPr>
        <w:t>,</w:t>
      </w:r>
      <w:r>
        <w:rPr>
          <w:sz w:val="24"/>
        </w:rPr>
        <w:t xml:space="preserve"> correlations between brain activities) can be assessed between EEG sources </w:t>
      </w:r>
      <w:r>
        <w:rPr>
          <w:sz w:val="24"/>
        </w:rPr>
        <w:fldChar w:fldCharType="begin" w:fldLock="1"/>
      </w:r>
      <w:r>
        <w:rPr>
          <w:sz w:val="24"/>
        </w:rPr>
        <w:instrText>ADDIN CSL_CITATION { "citationItems" : [ { "id" : "ITEM-1", "itemData" : { "DOI" : "10.1002/hbm.20745", "ISBN" : "1097-0193 (Electronic)\\r1065-9471 (Linking)", "ISSN" : "10659471", "PMID" : "19235884", "abstract" : "Interactions between functionally specialized brain regions are crucial for normal brain function. Magnetoencephalography (MEG) and electroencephalography (EEG) are techniques suited to capture these interactions, because they provide whole head measurements of brain activity in the millisecond range. More than one sensor picks up the activity of an underlying source. This field spread severely limits the utility of connectivity measures computed directly between sensor recordings. Consequentially, neuronal interactions should be studied on the level of the reconstructed sources. This article reviews several methods that have been applied to investigate interactions between brain regions in source space. We will mainly focus on the different measures used to quantify connectivity, and on the different strategies adopted to identify regions of interest. Despite various successful accounts of MEG and EEG source connectivity, caution with respect to the interpretation of the results is still warranted. This is due to the fact that effects of field spread can never be completely abolished in source space. However, in this very exciting and developing field of research this cautionary note should not discourage researchers from further investigation into the connectivity between neuronal sources.", "author" : [ { "dropping-particle" : "", "family" : "Schoffelen", "given" : "Jan Mathijs", "non-dropping-particle" : "", "parse-names" : false, "suffix" : "" }, { "dropping-particle" : "", "family" : "Gross", "given" : "Joachim", "non-dropping-particle" : "", "parse-names" : false, "suffix" : "" } ], "container-title" : "Human Brain Mapping", "id" : "ITEM-1", "issue" : "6", "issued" : { "date-parts" : [ [ "2009" ] ] }, "page" : "1857-1865", "title" : "Source connectivity analysis with MEG and EEG", "type" : "article", "volume" : "30" }, "uris" : [ "http://www.mendeley.com/documents/?uuid=9fbfe3c3-bf11-3b66-b256-62b3ba4a69f4" ] }, { "id" : "ITEM-2", "itemData" : { "DOI" : "10.1371/journal.pone.0181105", "ISSN" : "1932-6203", "author" : [ { "dropping-particle" : "", "family" : "Barzegaran", "given" : "Elham", "non-dropping-particle" : "", "parse-names" : false, "suffix" : "" }, { "dropping-particle" : "", "family" : "Knyazeva", "given" : "Maria G.", "non-dropping-particle" : "", "parse-names" : false, "suffix" : "" } ], "container-title" : "PLOS ONE", "editor" : [ { "dropping-particle" : "", "family" : "Ward", "given" : "Lawrence M.", "non-dropping-particle" : "", "parse-names" : false, "suffix" : "" } ], "id" : "ITEM-2", "issue" : "7", "issued" : { "date-parts" : [ [ "2017", "7", "20" ] ] }, "page" : "e0181105", "publisher" : "Public Library of Science", "title" : "Functional connectivity analysis in EEG source space: The choice of method", "type" : "article-journal", "volume" : "12" }, "uris" : [ "http://www.mendeley.com/documents/?uuid=2f33d478-1949-3fc2-b2ca-7b2788b03706" ] } ], "mendeley" : { "formattedCitation" : "(Barzegaran &amp; Knyazeva, 2017; Schoffelen &amp; Gross, 2009)", "plainTextFormattedCitation" : "(Barzegaran &amp; Knyazeva, 2017; Schoffelen &amp; Gross, 2009)", "previouslyFormattedCitation" : "(Barzegaran &amp; Knyazeva, 2017; Schoffelen &amp; Gross, 2009)" }, "properties" : {  }, "schema" : "https://github.com/citation-style-language/schema/raw/master/csl-citation.json" }</w:instrText>
      </w:r>
      <w:r>
        <w:rPr>
          <w:sz w:val="24"/>
        </w:rPr>
        <w:fldChar w:fldCharType="separate"/>
      </w:r>
      <w:r w:rsidRPr="00C2227F">
        <w:rPr>
          <w:noProof/>
          <w:sz w:val="24"/>
        </w:rPr>
        <w:t>(Barzegaran &amp; Knyazeva, 2017; Schoffelen &amp; Gross, 2009)</w:t>
      </w:r>
      <w:r>
        <w:rPr>
          <w:sz w:val="24"/>
        </w:rPr>
        <w:fldChar w:fldCharType="end"/>
      </w:r>
      <w:r>
        <w:rPr>
          <w:sz w:val="24"/>
        </w:rPr>
        <w:t xml:space="preserve">. This, however, is predicated on a precise definition of brain areas as can be provided by sMRI data. Such connectivity analyses are often carried out using surface data </w:t>
      </w:r>
      <w:r>
        <w:rPr>
          <w:sz w:val="24"/>
        </w:rPr>
        <w:lastRenderedPageBreak/>
        <w:fldChar w:fldCharType="begin" w:fldLock="1"/>
      </w:r>
      <w:r>
        <w:rPr>
          <w:sz w:val="24"/>
        </w:rPr>
        <w:instrText>ADDIN CSL_CITATION { "citationItems" : [ { "id" : "ITEM-1", "itemData" : { "DOI" : "10.1016/S0013-4694(97)00066-7", "ISBN" : "0013-4694 (Print)", "ISSN" : "00134694", "PMID" : "9402881", "abstract" : "Several methodological issues which impact experimental design and physiological interpretations in EEG coherence studies are considered, including reference electrode and volume conduction contributions to erroneous coherence estimates. A new measure, 'reduced coherency', is introduced as the difference between measured coherency and the coherency expected from uncorrelated neocortical sources, based on simulations and analytic-statistical studies with a volume conductor model. The concept of reduced coherency is shown to be in semi-quantitative agreement with experimental EEG data. The impact of volume conduction on statistical confidence intervals for coherence estimates is discussed. Conventional reference, average reference, bipolar, Laplacian, and cortical image coherencies are shown to be partly independent measures of neocortical dynamic function at different spatial scales, due to each method's unique spatial filtering of intracranial source activity.", "author" : [ { "dropping-particle" : "", "family" : "Nunez", "given" : "Paul L", "non-dropping-particle" : "", "parse-names" : false, "suffix" : "" }, { "dropping-particle" : "", "family" : "Srinivasan", "given" : "Ramesh", "non-dropping-particle" : "", "parse-names" : false, "suffix" : "" }, { "dropping-particle" : "", "family" : "Westdorp", "given" : "Andrew F", "non-dropping-particle" : "", "parse-names" : false, "suffix" : "" }, { "dropping-particle" : "", "family" : "Wijesinghe", "given" : "Ranjith S", "non-dropping-particle" : "", "parse-names" : false, "suffix" : "" }, { "dropping-particle" : "", "family" : "Tucker", "given" : "Don M", "non-dropping-particle" : "", "parse-names" : false, "suffix" : "" }, { "dropping-particle" : "", "family" : "Silberstein", "given" : "Richard B", "non-dropping-particle" : "", "parse-names" : false, "suffix" : "" }, { "dropping-particle" : "", "family" : "Cadusch", "given" : "Peter J", "non-dropping-particle" : "", "parse-names" : false, "suffix" : "" } ], "container-title" : "Electroencephalography and Clinical Neurophysiology", "id" : "ITEM-1", "issue" : "5", "issued" : { "date-parts" : [ [ "1997" ] ] }, "page" : "499-515", "title" : "EEG coherency I: Statistics, reference electrode, volume conduction, Laplacians, cortical imaging, and interpretation at multiple scales", "type" : "article", "volume" : "103" }, "uris" : [ "http://www.mendeley.com/documents/?uuid=98c3607e-1a67-3a91-8ad7-81035c03d263" ] }, { "id" : "ITEM-2", "itemData" : { "ISBN" : "978-0-19-505038-7", "abstract" : "Electroencephalography (EEG) is practiced by neurologists, cognitive neuroscientists, and others interested in functional brain imaging. Whether for clinical or experimental purposes, all studies share a common purpose-to relate scalp potentials to the underlying neurophysiology. Electrical potentials on the scalp exhibit spatial and temporal patterns that depend on the nature and location of the sources and the way that currents and fields spread through tissue. Because these dynamic patterns are correlated with behavior and cognition, EEG provides a \"window on the mind,\" correlating physiology and psychology. This classic and widely acclaimed text, originally published in 1981, filled the large gap between EEG and the physical sciences. It has now been brought completely up to date and will again serve as an invaluable resource for understanding the principles of electric fields in living tissue and for using hard science to study human consciousness and cognition. No comparable volume exists for it is no easy task to explain the problems of EEG in clear language, with mathematics presented mainly in appendices. Among the many topics covered by the Second Edition are micro and meso (intermediate scale) synaptic sources, electrode placement, choice of reference, volume conduction, power and coherence measures, projection of scalp potentials to dura surface, dynamic signatures of conscious experience, neural networks immersed in global fields of synaptic action, and physiological bases for brain source dynamics. The Second Edition is an invaluable resource for neurologists, neuroscientists (especially cognitive neuroscientists), biomedical engineers, and their students and trainees. It will also appeal to physicists, mathematicians, computer scientists, psychiatrists, and industrial engineers interested in EEG.", "author" : [ { "dropping-particle" : "", "family" : "Nunez", "given" : "Paul L", "non-dropping-particle" : "", "parse-names" : false, "suffix" : "" }, { "dropping-particle" : "", "family" : "Srinivasan", "given" : "Ramesh", "non-dropping-particle" : "", "parse-names" : false, "suffix" : "" } ], "id" : "ITEM-2", "issued" : { "date-parts" : [ [ "2006" ] ] }, "number-of-pages" : "640", "title" : "Electric Fields of the Brain: The Neurophysics of EEG, 2nd Edition: 9780195050387: Medicine &amp; Health Science Books", "type" : "book" }, "uris" : [ "http://www.mendeley.com/documents/?uuid=914b0151-69f9-3eda-8732-73beb24c8000" ] }, { "id" : "ITEM-3", "itemData" : { "DOI" : "10.1016/J.JNEUMETH.2007.06.026", "PMID" : "17698205", "author" : [ { "dropping-particle" : "", "family" : "Srinivasan", "given" : "Ramesh", "non-dropping-particle" : "", "parse-names" : false, "suffix" : "" }, { "dropping-particle" : "", "family" : "Winter", "given" : "William R.", "non-dropping-particle" : "", "parse-names" : false, "suffix" : "" }, { "dropping-particle" : "", "family" : "Ding", "given" : "Jian", "non-dropping-particle" : "", "parse-names" : false, "suffix" : "" }, { "dropping-particle" : "", "family" : "Nunez", "given" : "Paul L", "non-dropping-particle" : "", "parse-names" : false, "suffix" : "" } ], "container-title" : "Journal of neuroscience methods", "id" : "ITEM-3", "issue" : "1", "issued" : { "date-parts" : [ [ "2007" ] ] }, "page" : "41", "publisher" : "NIH Public Access", "title" : "EEG and MEG coherence: measures of functional connectivity at distinct spatial scales of neocortical dynamics", "type" : "article-journal", "volume" : "166" }, "uris" : [ "http://www.mendeley.com/documents/?uuid=dba32791-6bec-3fe5-81e1-243f472cb11a" ] } ], "mendeley" : { "formattedCitation" : "(P. L. Nunez et al., 1997; P. L. Nunez &amp; Srinivasan, 2006; Srinivasan, Winter, Ding, &amp; Nunez, 2007)", "manualFormatting" : "(Nunez et al., 1997; Nunez &amp; Srinivasan, 2006; Srinivasan, Winter, Ding, &amp; Nunez, 2007)", "plainTextFormattedCitation" : "(P. L. Nunez et al., 1997; P. L. Nunez &amp; Srinivasan, 2006; Srinivasan, Winter, Ding, &amp; Nunez, 2007)", "previouslyFormattedCitation" : "(P. L. Nunez et al., 1997; P. L. Nunez &amp; Srinivasan, 2006; Srinivasan, Winter, Ding, &amp; Nunez, 2007)" }, "properties" : {  }, "schema" : "https://github.com/citation-style-language/schema/raw/master/csl-citation.json" }</w:instrText>
      </w:r>
      <w:r>
        <w:rPr>
          <w:sz w:val="24"/>
        </w:rPr>
        <w:fldChar w:fldCharType="separate"/>
      </w:r>
      <w:r>
        <w:rPr>
          <w:noProof/>
          <w:sz w:val="24"/>
        </w:rPr>
        <w:t xml:space="preserve">(Nunez et al., 1997; </w:t>
      </w:r>
      <w:r w:rsidRPr="00C2227F">
        <w:rPr>
          <w:noProof/>
          <w:sz w:val="24"/>
        </w:rPr>
        <w:t>Nunez &amp; Srinivasan, 2006; Srinivasan, Winter, Ding, &amp; Nunez, 2007)</w:t>
      </w:r>
      <w:r>
        <w:rPr>
          <w:sz w:val="24"/>
        </w:rPr>
        <w:fldChar w:fldCharType="end"/>
      </w:r>
      <w:r>
        <w:rPr>
          <w:sz w:val="24"/>
        </w:rPr>
        <w:t>. Yet, these models are difficult to interpret and often c</w:t>
      </w:r>
      <w:r w:rsidR="009C4CC1">
        <w:rPr>
          <w:sz w:val="24"/>
        </w:rPr>
        <w:t>riticized for being unreliable. This is due to the lack of</w:t>
      </w:r>
      <w:r>
        <w:rPr>
          <w:sz w:val="24"/>
        </w:rPr>
        <w:t xml:space="preserve"> information on neuronal sources and</w:t>
      </w:r>
      <w:r w:rsidR="009C4CC1">
        <w:rPr>
          <w:sz w:val="24"/>
        </w:rPr>
        <w:t xml:space="preserve"> due to the</w:t>
      </w:r>
      <w:r>
        <w:rPr>
          <w:sz w:val="24"/>
        </w:rPr>
        <w:t xml:space="preserve"> results </w:t>
      </w:r>
      <w:r w:rsidR="009C4CC1">
        <w:rPr>
          <w:sz w:val="24"/>
        </w:rPr>
        <w:t>being</w:t>
      </w:r>
      <w:r>
        <w:rPr>
          <w:sz w:val="24"/>
        </w:rPr>
        <w:t xml:space="preserve"> vulnerable to artefacts caused by conductance heterogeneity of brain layers.</w:t>
      </w:r>
    </w:p>
    <w:p w14:paraId="7B2D9B2D" w14:textId="4D01DE47" w:rsidR="006960BE" w:rsidRPr="00DC140E" w:rsidRDefault="006960BE" w:rsidP="006960BE">
      <w:pPr>
        <w:spacing w:after="0" w:line="360" w:lineRule="auto"/>
        <w:ind w:firstLine="425"/>
        <w:jc w:val="both"/>
        <w:rPr>
          <w:sz w:val="24"/>
        </w:rPr>
      </w:pPr>
      <w:r>
        <w:rPr>
          <w:sz w:val="24"/>
        </w:rPr>
        <w:t xml:space="preserve">Parallel to </w:t>
      </w:r>
      <w:r w:rsidR="000D60DF">
        <w:rPr>
          <w:sz w:val="24"/>
        </w:rPr>
        <w:t xml:space="preserve">the </w:t>
      </w:r>
      <w:r>
        <w:rPr>
          <w:sz w:val="24"/>
        </w:rPr>
        <w:t>enhancement of EEG analyses, entering MRI data into higher statistical models can also be improved by adding EEG data. One of the most wid</w:t>
      </w:r>
      <w:r w:rsidR="000D60DF">
        <w:rPr>
          <w:sz w:val="24"/>
        </w:rPr>
        <w:t>ely</w:t>
      </w:r>
      <w:r>
        <w:rPr>
          <w:sz w:val="24"/>
        </w:rPr>
        <w:t xml:space="preserve"> spread and straightforward approaches in this research is to </w:t>
      </w:r>
      <w:r w:rsidR="000D60DF">
        <w:rPr>
          <w:sz w:val="24"/>
        </w:rPr>
        <w:t>compute</w:t>
      </w:r>
      <w:r>
        <w:rPr>
          <w:sz w:val="24"/>
        </w:rPr>
        <w:t xml:space="preserve"> single-trial EEG parameters from continuous data. For instance, if there is significant </w:t>
      </w:r>
      <w:r w:rsidR="00B44D09">
        <w:rPr>
          <w:sz w:val="24"/>
        </w:rPr>
        <w:t xml:space="preserve">ERSP </w:t>
      </w:r>
      <w:r>
        <w:rPr>
          <w:sz w:val="24"/>
        </w:rPr>
        <w:t>in the theta band</w:t>
      </w:r>
      <w:r w:rsidR="00026DB5">
        <w:rPr>
          <w:sz w:val="24"/>
        </w:rPr>
        <w:t xml:space="preserve"> (i.e., 4-7 Hz)</w:t>
      </w:r>
      <w:r>
        <w:rPr>
          <w:sz w:val="24"/>
        </w:rPr>
        <w:t>, single-trial theta power can be extracted from the EEG data</w:t>
      </w:r>
      <w:r w:rsidR="00026DB5">
        <w:rPr>
          <w:sz w:val="24"/>
        </w:rPr>
        <w:t>, convolved with an estimation of the hemodynamic response function (HRF) from the respective subject</w:t>
      </w:r>
      <w:r>
        <w:rPr>
          <w:sz w:val="24"/>
        </w:rPr>
        <w:t xml:space="preserve"> and fed as a parametrized EEG measure into the General Linear Model (GLM) of first level fMRI analysis </w:t>
      </w:r>
      <w:r>
        <w:rPr>
          <w:sz w:val="24"/>
        </w:rPr>
        <w:fldChar w:fldCharType="begin" w:fldLock="1"/>
      </w:r>
      <w:r w:rsidR="00026DB5">
        <w:rPr>
          <w:sz w:val="24"/>
        </w:rPr>
        <w:instrText>ADDIN CSL_CITATION { "citationItems" : [ { "id" : "ITEM-1", "itemData" : { "DOI" : "10.1016/j.tics.2006.09.010", "ISBN" : "1364-6613 (Print)\\r1364-6613 (Linking)", "ISSN" : "13646613", "PMID" : "17074530", "abstract" : "Two major non-invasive techniques in cognitive neuroscience, electroencephalography (EEG) and functional magnetic resonance imaging (fMRI), have complementary advantages with regard to their spatial and temporal resolution. Recent hardware and software developments have made it feasible to acquire EEG and fMRI data simultaneously. We emphasize the potential of simultaneous EEG and fMRI recordings to pursue new strategies in cognitive neuroimaging. Specifically, we propose that, by exploiting the combined spatiotemporal resolution of the methods, the integration of EEG and fMRI recordings on a single-trial level enables the rich temporal dynamics of information processing to be characterized within spatially well-defined neural networks. \u00a9 2006 Elsevier Ltd. All rights reserved.", "author" : [ { "dropping-particle" : "", "family" : "Debener", "given" : "Stefan", "non-dropping-particle" : "", "parse-names" : false, "suffix" : "" }, { "dropping-particle" : "", "family" : "Ullsperger", "given" : "Markus", "non-dropping-particle" : "", "parse-names" : false, "suffix" : "" }, { "dropping-particle" : "", "family" : "Siegel", "given" : "Markus", "non-dropping-particle" : "", "parse-names" : false, "suffix" : "" }, { "dropping-particle" : "", "family" : "Engel", "given" : "Andreas K", "non-dropping-particle" : "", "parse-names" : false, "suffix" : "" } ], "container-title" : "Trends in Cognitive Sciences", "id" : "ITEM-1", "issue" : "12", "issued" : { "date-parts" : [ [ "2006" ] ] }, "page" : "558-563", "title" : "Single-trial EEG-fMRI reveals the dynamics of cognitive function", "type" : "article-journal", "volume" : "10" }, "uris" : [ "http://www.mendeley.com/documents/?uuid=81b11b1e-0d76-3847-899a-ef360928a6f5" ] }, { "id" : "ITEM-2", "itemData" : { "DOI" : "10.1523/JNEUROSCI.3949-09.2010", "ISBN" : "1529-2401 (Electronic)\\r0270-6474 (Linking)", "ISSN" : "0270-6474", "PMID" : "21148010", "abstract" : "Prior knowledge of the probabilities concerning decision alternatives facilitates the selection of more likely alternatives to the disadvantage of others. The neural basis of prior probability (PP) integration into the decision-making process and associated preparatory processes is, however, still essentially unknown. Furthermore, trial-to-trial fluctuations in PP processing have not been considered thus far. In a previous study, we found that the amplitude of the contingent negative variation (CNV) in a precueing task is sensitive to PP information (Scheibe et al., 2009). We investigated brain regions with a parametric relationship between neural activity and PP and those regions involved in PP processing on a trial-to-trial basis in simultaneously recorded electroencephalographic (EEG) and functional magnetic resonance imaging (fMRI) data. Conventional fMRI analysis focusing on the information content of the probability precue revealed increasing activation of the posterior medial frontal cortex with increasing PP, supporting its putative role in updating action values. EEG-informed fMRI analysis relating single-trial CNV amplitudes to the hemodynamic signal addressed trial-to-trial fluctuations in PP processing. We identified a set of regions mainly consisting of frontal, parietal, and striatal regions that represents unspecific response preparation on a trial-to-trial basis. A subset of these regions, namely, the dorsolateral prefrontal cortex, the inferior frontal gyrus, and the inferior parietal lobule, showed activations that exclusively represented the contributions of PP to the trial-to-trial fluctuations of the CNV.", "author" : [ { "dropping-particle" : "", "family" : "Scheibe", "given" : "Christina", "non-dropping-particle" : "", "parse-names" : false, "suffix" : "" }, { "dropping-particle" : "", "family" : "Ullsperger", "given" : "Markus", "non-dropping-particle" : "", "parse-names" : false, "suffix" : "" }, { "dropping-particle" : "", "family" : "Sommer", "given" : "Werner", "non-dropping-particle" : "", "parse-names" : false, "suffix" : "" }, { "dropping-particle" : "", "family" : "Heekeren", "given" : "Hauke R", "non-dropping-particle" : "", "parse-names" : false, "suffix" : "" } ], "container-title" : "Journal of Neuroscience", "id" : "ITEM-2", "issue" : "49", "issued" : { "date-parts" : [ [ "2010" ] ] }, "page" : "16709-16717", "title" : "Effects of Parametrical and Trial-to-Trial Variation in Prior Probability Processing Revealed by Simultaneous Electroencephalogram/Functional Magnetic Resonance Imaging", "type" : "article-journal", "volume" : "30" }, "uris" : [ "http://www.mendeley.com/documents/?uuid=1dd117e8-935f-3e78-a982-7217c9c9b15d" ] } ], "mendeley" : { "formattedCitation" : "(Stefan Debener, Ullsperger, Siegel, &amp; Engel, 2006; Scheibe, Ullsperger, Sommer, &amp; Heekeren, 2010)", "manualFormatting" : "(Debener, Ullsperger, Siegel, &amp; Engel, 2006; Scheibe, Ullsperger, Sommer, &amp; Heekeren, 2010)", "plainTextFormattedCitation" : "(Stefan Debener, Ullsperger, Siegel, &amp; Engel, 2006; Scheibe, Ullsperger, Sommer, &amp; Heekeren, 2010)", "previouslyFormattedCitation" : "(Stefan Debener, Ullsperger, Siegel, &amp; Engel, 2006; Scheibe, Ullsperger, Sommer, &amp; Heekeren, 2010)" }, "properties" : {  }, "schema" : "https://github.com/citation-style-language/schema/raw/master/csl-citation.json" }</w:instrText>
      </w:r>
      <w:r>
        <w:rPr>
          <w:sz w:val="24"/>
        </w:rPr>
        <w:fldChar w:fldCharType="separate"/>
      </w:r>
      <w:r w:rsidRPr="005D7D6E">
        <w:rPr>
          <w:noProof/>
          <w:sz w:val="24"/>
        </w:rPr>
        <w:t>(Debener, Ullsperger, Siegel, &amp; Engel, 2006; Scheibe, Ullsperger, Sommer, &amp; Heekeren, 2010)</w:t>
      </w:r>
      <w:r>
        <w:rPr>
          <w:sz w:val="24"/>
        </w:rPr>
        <w:fldChar w:fldCharType="end"/>
      </w:r>
      <w:r>
        <w:rPr>
          <w:sz w:val="24"/>
        </w:rPr>
        <w:t xml:space="preserve">. </w:t>
      </w:r>
      <w:r w:rsidR="00486FF9">
        <w:rPr>
          <w:sz w:val="24"/>
        </w:rPr>
        <w:t>A basic schematic of the pre-processing and creation of the parametric regressors can be seen in Figure 2.</w:t>
      </w:r>
      <w:r w:rsidR="00486FF9" w:rsidRPr="00486FF9">
        <w:rPr>
          <w:noProof/>
        </w:rPr>
        <w:t xml:space="preserve"> </w:t>
      </w:r>
    </w:p>
    <w:p w14:paraId="589CB91D" w14:textId="0E9FF149" w:rsidR="005811C0" w:rsidRDefault="004F2EB0" w:rsidP="00FB22E8">
      <w:pPr>
        <w:spacing w:after="0" w:line="360" w:lineRule="auto"/>
        <w:ind w:firstLine="425"/>
        <w:jc w:val="both"/>
        <w:rPr>
          <w:sz w:val="24"/>
        </w:rPr>
      </w:pPr>
      <w:r>
        <w:rPr>
          <w:noProof/>
          <w:sz w:val="24"/>
          <w:lang w:val="de-DE" w:eastAsia="de-DE"/>
        </w:rPr>
        <mc:AlternateContent>
          <mc:Choice Requires="wpg">
            <w:drawing>
              <wp:anchor distT="0" distB="0" distL="114300" distR="114300" simplePos="0" relativeHeight="251661312" behindDoc="0" locked="0" layoutInCell="1" allowOverlap="1" wp14:anchorId="67480C27" wp14:editId="31D0765F">
                <wp:simplePos x="0" y="0"/>
                <wp:positionH relativeFrom="column">
                  <wp:posOffset>41275</wp:posOffset>
                </wp:positionH>
                <wp:positionV relativeFrom="page">
                  <wp:posOffset>5964944</wp:posOffset>
                </wp:positionV>
                <wp:extent cx="5760720" cy="3842385"/>
                <wp:effectExtent l="0" t="0" r="5080" b="5715"/>
                <wp:wrapTopAndBottom/>
                <wp:docPr id="20" name="Group 20"/>
                <wp:cNvGraphicFramePr/>
                <a:graphic xmlns:a="http://schemas.openxmlformats.org/drawingml/2006/main">
                  <a:graphicData uri="http://schemas.microsoft.com/office/word/2010/wordprocessingGroup">
                    <wpg:wgp>
                      <wpg:cNvGrpSpPr/>
                      <wpg:grpSpPr>
                        <a:xfrm>
                          <a:off x="0" y="0"/>
                          <a:ext cx="5760720" cy="3842385"/>
                          <a:chOff x="0" y="0"/>
                          <a:chExt cx="5760720" cy="3842877"/>
                        </a:xfrm>
                      </wpg:grpSpPr>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918460"/>
                          </a:xfrm>
                          <a:prstGeom prst="rect">
                            <a:avLst/>
                          </a:prstGeom>
                        </pic:spPr>
                      </pic:pic>
                      <wps:wsp>
                        <wps:cNvPr id="19" name="Textfeld 2"/>
                        <wps:cNvSpPr txBox="1">
                          <a:spLocks noChangeArrowheads="1"/>
                        </wps:cNvSpPr>
                        <wps:spPr bwMode="auto">
                          <a:xfrm>
                            <a:off x="176981" y="2957052"/>
                            <a:ext cx="5353050" cy="885825"/>
                          </a:xfrm>
                          <a:prstGeom prst="rect">
                            <a:avLst/>
                          </a:prstGeom>
                          <a:solidFill>
                            <a:srgbClr val="FFFFFF"/>
                          </a:solidFill>
                          <a:ln w="9525">
                            <a:noFill/>
                            <a:miter lim="800000"/>
                            <a:headEnd/>
                            <a:tailEnd/>
                          </a:ln>
                        </wps:spPr>
                        <wps:txbx>
                          <w:txbxContent>
                            <w:p w14:paraId="460849D2" w14:textId="624AF8A5" w:rsidR="000B73FD" w:rsidRPr="001250A9" w:rsidRDefault="000B73FD" w:rsidP="00486FF9">
                              <w:pPr>
                                <w:jc w:val="both"/>
                                <w:rPr>
                                  <w:color w:val="000000" w:themeColor="text1"/>
                                </w:rPr>
                              </w:pPr>
                              <w:r>
                                <w:rPr>
                                  <w:color w:val="000000" w:themeColor="text1"/>
                                </w:rPr>
                                <w:t>Fig. 2</w:t>
                              </w:r>
                              <w:r w:rsidRPr="001250A9">
                                <w:rPr>
                                  <w:color w:val="000000" w:themeColor="text1"/>
                                </w:rPr>
                                <w:t xml:space="preserve">. </w:t>
                              </w:r>
                              <w:r>
                                <w:rPr>
                                  <w:color w:val="000000" w:themeColor="text1"/>
                                </w:rPr>
                                <w:t>Schematic procedure of pre-processing of</w:t>
                              </w:r>
                              <w:r w:rsidRPr="001250A9">
                                <w:rPr>
                                  <w:color w:val="000000" w:themeColor="text1"/>
                                </w:rPr>
                                <w:t xml:space="preserve"> EEG</w:t>
                              </w:r>
                              <w:r>
                                <w:rPr>
                                  <w:color w:val="000000" w:themeColor="text1"/>
                                </w:rPr>
                                <w:t xml:space="preserve"> data (red arrows)</w:t>
                              </w:r>
                              <w:r w:rsidRPr="001250A9">
                                <w:rPr>
                                  <w:color w:val="000000" w:themeColor="text1"/>
                                </w:rPr>
                                <w:t xml:space="preserve"> </w:t>
                              </w:r>
                              <w:r>
                                <w:rPr>
                                  <w:color w:val="000000" w:themeColor="text1"/>
                                </w:rPr>
                                <w:t>as well as the computation of the EEG regressor for EEG-informed prediction of fMRI voxel activation (blue arrow),</w:t>
                              </w:r>
                              <w:r w:rsidRPr="001250A9">
                                <w:rPr>
                                  <w:color w:val="000000" w:themeColor="text1"/>
                                </w:rPr>
                                <w:t xml:space="preserve"> ad</w:t>
                              </w:r>
                              <w:r>
                                <w:rPr>
                                  <w:color w:val="000000" w:themeColor="text1"/>
                                </w:rPr>
                                <w:t xml:space="preserve">apted from Debener et al. </w:t>
                              </w:r>
                              <w:r>
                                <w:rPr>
                                  <w:sz w:val="24"/>
                                </w:rPr>
                                <w:fldChar w:fldCharType="begin" w:fldLock="1"/>
                              </w:r>
                              <w:r>
                                <w:rPr>
                                  <w:sz w:val="24"/>
                                </w:rPr>
                                <w:instrText>ADDIN CSL_CITATION { "citationItems" : [ { "id" : "ITEM-1",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"ITEM-1", "issued" : { "date-parts" : [ [ "2006" ] ] }, "title" : "Single-trial EEG\u2013fMRI reveals the dynamics of cognitive function", "type" : "article-journal" }, "uris" : [ "http://www.mendeley.com/documents/?uuid=9d350915-121b-347c-b309-39b65e58d97d" ] } ], "mendeley" : { "formattedCitation" : "(S Debener et al., 2006)", "manualFormatting" : "(2006)", "plainTextFormattedCitation" : "(S Debener et al., 2006)", "previouslyFormattedCitation" : "(S Debener et al., 2006)" }, "properties" : {  }, "schema" : "https://github.com/citation-style-language/schema/raw/master/csl-citation.json" }</w:instrText>
                              </w:r>
                              <w:r>
                                <w:rPr>
                                  <w:sz w:val="24"/>
                                </w:rPr>
                                <w:fldChar w:fldCharType="separate"/>
                              </w:r>
                              <w:r>
                                <w:rPr>
                                  <w:noProof/>
                                  <w:sz w:val="24"/>
                                </w:rPr>
                                <w:t>(</w:t>
                              </w:r>
                              <w:r w:rsidRPr="00C36B64">
                                <w:rPr>
                                  <w:noProof/>
                                  <w:sz w:val="24"/>
                                </w:rPr>
                                <w:t>2006)</w:t>
                              </w:r>
                              <w:r>
                                <w:rPr>
                                  <w:sz w:val="24"/>
                                </w:rPr>
                                <w:fldChar w:fldCharType="end"/>
                              </w:r>
                              <w:r>
                                <w:rPr>
                                  <w:color w:val="000000" w:themeColor="text1"/>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7480C27" id="Group 20" o:spid="_x0000_s1041" style="position:absolute;left:0;text-align:left;margin-left:3.25pt;margin-top:469.7pt;width:453.6pt;height:302.55pt;z-index:251661312;mso-position-vertical-relative:page" coordsize="57607,38428" o:gfxdata="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&#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T09P/l&#13;&#10;5eX/29vb/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Hh4f//////////////////////////&#13;&#10;////////////////////////////////////////////////////////////////////////////&#13;&#10;////////////////////////////////////////////////////////////////////////////&#13;&#10;////////////////////////////////////////////////////////////////////////////&#13;&#10;/////////////////////////////////////////////+Hh4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u7u7/8XFx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13;&#10;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13;&#10;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BABH/wQAR/8EAEf/BABH/wQAR/8EAEf/BABH/&#13;&#10;wQAR/8EAEf//////////////////////////////////////////////////////////////////&#13;&#10;////////////////////////////////////////////////////////////////////////////&#13;&#10;////////////////////////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wQAR/8EAEf//////////////////////////////////////////////////////&#13;&#10;////////////////////////////////////////////////////////////////////////////&#13;&#10;////////////////////////////////////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enp6/wAAAP+QkJD/09PT&#13;&#10;/9nZ2f+xsbH/FhYW/1paWv/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13;&#10;////////////////////////////////////////////////////////////////////////////&#13;&#10;////////////////////////////////////////////////////////////////////////////&#13;&#10;////////////////////////////////////////////////////////////////////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13;&#10;////////////////////////////////////////////////////////////////////////////&#13;&#10;////////////////////////////////////////////////////////////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QAR/8EAEf/BABH/wQAR/8EAEf//////////////////////////////////////////&#13;&#10;////////////////////////////////////////////////////////////////////////////&#13;&#10;////////////////////////////////////////////////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0NDQ/0lJ&#13;&#10;Sf8CAgL/BAQE/wsLC/8DAwP/UlJS/8/Pz//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13;&#10;////////////////////////////////////////////////////////////////////////////&#13;&#10;////////////////////////////////////////////////////////////////////////////&#13;&#10;////////////////////////////////////////////////////////////////////////////&#13;&#10;////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13;&#10;////////////////////////////////////////////////////////////////////////////&#13;&#10;////////////////////////////////////////////////////////////////////////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BABH/wQAR/8EAEf/BABH/wQAR/8EAEf//////////////////////////////&#13;&#10;////////////////////////////////////////////////////////////////////////////&#13;&#10;////////////////////////////////////////////////////////////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Ozs7/t7e3/7m5uf/T09P/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13;&#10;////////////////////////////////////////////////////////////////////////////&#13;&#10;////////////////////////////////////////////////////////////////////////////&#13;&#10;////////////////////////////////////////////////////////////////////////////&#13;&#10;////////////////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13;&#10;////////////////////////////////////////////////////////////////////////////&#13;&#10;////////////////////////////////////////////////////////////////////////////&#13;&#10;////////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13;&#10;////////////////////////////////////////////////////////////////////////////&#13;&#10;////////////////////////////////////////////////////////////////////////////&#13;&#10;////////////////////////////////////////////////////////////////////////////&#13;&#10;////////////////////////////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13;&#10;////////////////////////////////////////////////////////////////////////////&#13;&#10;////////////////////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13;&#10;////////////////////////////////////////////////////////////////////////////&#13;&#10;////////////////////////////////////////////////////////////////////////////&#13;&#10;////////////////////////////////////////////////////////////////////////////&#13;&#10;////////////////////////////////////////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13;&#10;////////////////////////////////////////////////////////////////////////////&#13;&#10;////////////////////////////////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13;&#10;////////////////////////////////////////////////////////////////////////////&#13;&#10;////////////////////////////////////////////////////////////////////////////&#13;&#10;////////////////////////////////////////////////////////////////////////////&#13;&#10;////////////////////////////////////////////////////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13;&#10;////////////////////////////////////////////////////////////////////////////&#13;&#10;////////////////////////////////////////////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13;&#10;////////////////////////////////////////////////////////////////////////////&#13;&#10;////////////////////////////////////////////////////////////////////////////&#13;&#10;////////////////////////////////////////////////////////////////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13;&#10;////////////////////////////////////////////////////////////////////////////&#13;&#10;////////////////////////////////////////////////////////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13;&#10;////////////////////////////////////////////////////////////////////////////&#13;&#10;////////////////////////////////////////////////////////////////////////////&#13;&#10;////////////////////////////////////////////////////////////////////////////&#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13;&#10;////////////////////////////////////////////////////////////////////////////&#13;&#10;////////////////////////////////////////////////////////////////////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8vLy/+hoaH/r6+v/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13;&#10;////////////////////////////////////////////////////////////////////////////&#13;&#10;////////////////////////////////////////////////////////////////////////////&#13;&#10;////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s7Oz/xAQEP8ICAj/BQUF/7i4uP/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13;&#10;////////////////////////////////////////////////////////////////////////////&#13;&#10;////////////////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13;&#10;////////////////////////////////////////////////////////////////////////////&#13;&#10;////////////////////////////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13;&#10;////////////////////////////////////////////////////////////////////////////&#13;&#10;////////////////////////////////////////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9vb//v7+///////////////////////////&#13;&#10;////////////////////////////////////////////////////////////////////////////&#13;&#10;////////////////////////////////////////////////////////////////////////////&#13;&#10;////////////////////////////////////////////////////////////////////////////&#13;&#10;//////////////////////////////////////////////v7+//b29v/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vb2//h&#13;&#10;4eH/8PDw//7+/v//////////////////////////////////////////////////////////////&#13;&#10;////////////////////////////////////////////////////////////////////////////&#13;&#10;////////////////////////////////////////////////////////////////////////////&#13;&#10;//////////////////////////////////////j4+P/i4uL/2tra/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tra/9zc3P/19fX/////////////////////////////////////////////&#13;&#10;////////////////////////////////////////////////////////////////////////////&#13;&#10;////////////////////////////////////////////////////////////////////////////&#13;&#10;////////////////////////////////////////////8PDw/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7+/v////////////////////////////&#13;&#10;////////////////////////////////////////////////////////////////////////////&#13;&#10;////////////////////////////////////////////////////////////////////////////&#13;&#10;///////////////////////////////////////////////////p6e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X19f//////////&#13;&#10;////////////////////////////////////////////////////////////////////////////&#13;&#10;////////////////////////////////////////////////////////////////////////////&#13;&#10;//////////////////////////////////////////////////////////Dw8P/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zc&#13;&#10;3P/+/v7/////////////////////////////////////////////////////////////////////&#13;&#10;////////////////////////////////////////////////////////////////////////////&#13;&#10;////////////////////////////////////////////////////////////////+Pj4/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13;&#10;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13;&#10;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13;&#10;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Y2Nj/Dg4O/zQ0NP/ExMT/2dnZ/9LS0v9hYWH/BgYG/7+/v//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13;&#10;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lpaW/xkZGf8AAAD/DAwM/wICAv8fHx//mpqa/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13;&#10;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fX1//CwsL/sbGx/8fHx//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13;&#10;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13;&#10;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13;&#10;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8PDw/++vr7/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13;&#10;////////////////////////////////////////////////////////////////////////////&#13;&#10;///////////////////////////////////////////////////////////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13;&#10;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13;&#10;////////////////////////////////////////////////////////////////////////////&#13;&#10;///////////////////////////////////////////////////////////////////////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13;&#10;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13;&#10;////////////////////////////////////////////////////////////////////////////&#13;&#10;////////////////////////////////////////////////////////////////////////////&#13;&#10;///////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13;&#10;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13;&#10;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13;&#10;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13;&#10;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13;&#10;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&#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13;&#10;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7e3t/8AAAD/&#13;&#10;mZm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13;&#10;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7e3t/8AAAD/mZm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13;&#10;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fX1/+xsbH/09PT/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13;&#10;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h4eH/////////////////////////////////////////////////////////&#13;&#10;////////////////////////////////////////////////////////////////////////////&#13;&#10;///////////////////////////////////////////////////////////////////////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13;&#10;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ra2v/w8PD/////////////////////////////////////////////&#13;&#10;////////////////////////////////////////////////////////////////////////////&#13;&#10;////////////////////////////////////////////////////////////////////////////&#13;&#10;///////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13;&#10;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zc3P/+/v7/////////////////////////////////&#13;&#10;////////////////////////////////////////////////////////////////////////////&#13;&#10;////////////////////////////////////////////////////////////////////////////&#13;&#10;///////////////////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13;&#10;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X19f//////////////////////////&#13;&#10;////////////////////////////////////////////////////////////////////////////&#13;&#10;////////////////////////////////////////////////////////////////////////////&#13;&#10;///////////////////////////////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13;&#10;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7+/v////////////////////&#13;&#10;////////////////////////////////////////////////////////////////////////////&#13;&#10;////////////////////////////////////////////////////////////////////////////&#13;&#10;///////////////////////////////////////////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13;&#10;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tra/9zc3P/19fX/////////////&#13;&#10;////////////////////////////////////////////////////////////////////////////&#13;&#10;////////////////////////////////////////////////////////////////////////////&#13;&#10;///////////////////////////////////////////////////////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13;&#10;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ra2v/h4eH/8PDw//7+/v//////&#13;&#10;////////////////////////////////////////////////////////////////////////////&#13;&#10;////////////////////////////////////////////////////////////////////////////&#13;&#10;///////////////////////////////////////////////////////////////////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jY2P8ODg7/NDQ0/8TExP/Z2dn/0tLS/2FhYf8GBgb/v7+//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Wlpb/GRkZ/wAAAP8MDAz/AgIC/x8fH/+a&#13;&#10;mpr/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19fX/8LCwv+xsbH/&#13;&#10;x8fH/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13;&#10;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13;&#10;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13;&#10;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13;&#10;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13;&#10;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13;&#10;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13;&#10;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13;&#10;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13;&#10;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enp6/wAAAP+Q&#13;&#10;kJD/09PT/9nZ2f+xsbH/FhYW/1paWv/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13;&#10;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0NDQ/0lJSf8CAgL/BAQE/wsLC/8DAwP/UlJS/8/Pz//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13;&#10;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Ozs7/t7e3/7m5uf/T09P/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13;&#10;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13;&#10;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13;&#10;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13;&#10;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13;&#10;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13;&#10;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srKy/56env/Kysr/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13;&#10;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&#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KCgo/05OTv/Z2dn/2dnZ&#13;&#10;/9nZ2f/Z2dn/1NTU/9nZ2f/Z2dn/2dnZ/6Wlpf8AAAD/rKys/9nZ2f/Z2dn/2dnZ/9TU1P/Z2dn/&#13;&#10;2dnZ/9nZ2f/Z2dn/2dnZ/9nZ2f/Z2dn/2dnZ/9nZ2f/Z2dn/2dnZ/9nZ2f/Z2dn/2dnZ/9nZ2f/Z&#13;&#10;2dn/2dnZ/9nZ2f/Z2dn/lZWV/wAAAP+7u7v/2dnZ/9nZ2f/Z2dn/2NjY/9bW1v/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13;&#10;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13;&#10;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13;&#10;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13;&#10;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13;&#10;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13;&#10;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&#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&#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42" type="#_x0000_t75" style="position:absolute;width:57607;height:291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">
                  <v:imagedata r:id="rId16" o:title=""/>
                </v:shape>
                <v:shape id="Textfeld 2" o:spid="_x0000_s1043" type="#_x0000_t202" style="position:absolute;left:1769;top:29570;width:53531;height:8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" stroked="f">
                  <v:textbox>
                    <w:txbxContent>
                      <w:p w14:paraId="460849D2" w14:textId="624AF8A5" w:rsidR="000B73FD" w:rsidRPr="001250A9" w:rsidRDefault="000B73FD" w:rsidP="00486FF9">
                        <w:pPr>
                          <w:jc w:val="both"/>
                          <w:rPr>
                            <w:color w:val="000000" w:themeColor="text1"/>
                          </w:rPr>
                        </w:pPr>
                        <w:r>
                          <w:rPr>
                            <w:color w:val="000000" w:themeColor="text1"/>
                          </w:rPr>
                          <w:t>Fig. 2</w:t>
                        </w:r>
                        <w:r w:rsidRPr="001250A9">
                          <w:rPr>
                            <w:color w:val="000000" w:themeColor="text1"/>
                          </w:rPr>
                          <w:t xml:space="preserve">. </w:t>
                        </w:r>
                        <w:r>
                          <w:rPr>
                            <w:color w:val="000000" w:themeColor="text1"/>
                          </w:rPr>
                          <w:t>Schematic procedure of pre-processing of</w:t>
                        </w:r>
                        <w:r w:rsidRPr="001250A9">
                          <w:rPr>
                            <w:color w:val="000000" w:themeColor="text1"/>
                          </w:rPr>
                          <w:t xml:space="preserve"> EEG</w:t>
                        </w:r>
                        <w:r>
                          <w:rPr>
                            <w:color w:val="000000" w:themeColor="text1"/>
                          </w:rPr>
                          <w:t xml:space="preserve"> data (red arrows)</w:t>
                        </w:r>
                        <w:r w:rsidRPr="001250A9">
                          <w:rPr>
                            <w:color w:val="000000" w:themeColor="text1"/>
                          </w:rPr>
                          <w:t xml:space="preserve"> </w:t>
                        </w:r>
                        <w:r>
                          <w:rPr>
                            <w:color w:val="000000" w:themeColor="text1"/>
                          </w:rPr>
                          <w:t xml:space="preserve">as well as the computation of the EEG </w:t>
                        </w:r>
                        <w:proofErr w:type="spellStart"/>
                        <w:r>
                          <w:rPr>
                            <w:color w:val="000000" w:themeColor="text1"/>
                          </w:rPr>
                          <w:t>regressor</w:t>
                        </w:r>
                        <w:proofErr w:type="spellEnd"/>
                        <w:r>
                          <w:rPr>
                            <w:color w:val="000000" w:themeColor="text1"/>
                          </w:rPr>
                          <w:t xml:space="preserve"> for EEG-informed prediction of fMRI voxel activation (blue arrow),</w:t>
                        </w:r>
                        <w:r w:rsidRPr="001250A9">
                          <w:rPr>
                            <w:color w:val="000000" w:themeColor="text1"/>
                          </w:rPr>
                          <w:t xml:space="preserve"> ad</w:t>
                        </w:r>
                        <w:r>
                          <w:rPr>
                            <w:color w:val="000000" w:themeColor="text1"/>
                          </w:rPr>
                          <w:t xml:space="preserve">apted from </w:t>
                        </w:r>
                        <w:proofErr w:type="spellStart"/>
                        <w:r>
                          <w:rPr>
                            <w:color w:val="000000" w:themeColor="text1"/>
                          </w:rPr>
                          <w:t>Debener</w:t>
                        </w:r>
                        <w:proofErr w:type="spellEnd"/>
                        <w:r>
                          <w:rPr>
                            <w:color w:val="000000" w:themeColor="text1"/>
                          </w:rPr>
                          <w:t xml:space="preserve"> et al. </w:t>
                        </w:r>
                        <w:r>
                          <w:rPr>
                            <w:sz w:val="24"/>
                          </w:rPr>
                          <w:fldChar w:fldCharType="begin" w:fldLock="1"/>
                        </w:r>
                        <w:r>
                          <w:rPr>
                            <w:sz w:val="24"/>
                          </w:rPr>
                          <w:instrText>ADDIN CSL_CITATION { "citationItems" : [ { "id" : "ITEM-1",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"ITEM-1", "issued" : { "date-parts" : [ [ "2006" ] ] }, "title" : "Single-trial EEG\u2013fMRI reveals the dynamics of cognitive function", "type" : "article-journal" }, "uris" : [ "http://www.mendeley.com/documents/?uuid=9d350915-121b-347c-b309-39b65e58d97d" ] } ], "mendeley" : { "formattedCitation" : "(S Debener et al., 2006)", "manualFormatting" : "(2006)", "plainTextFormattedCitation" : "(S Debener et al., 2006)", "previouslyFormattedCitation" : "(S Debener et al., 2006)" }, "properties" : {  }, "schema" : "https://github.com/citation-style-language/schema/raw/master/csl-citation.json" }</w:instrText>
                        </w:r>
                        <w:r>
                          <w:rPr>
                            <w:sz w:val="24"/>
                          </w:rPr>
                          <w:fldChar w:fldCharType="separate"/>
                        </w:r>
                        <w:r>
                          <w:rPr>
                            <w:noProof/>
                            <w:sz w:val="24"/>
                          </w:rPr>
                          <w:t>(</w:t>
                        </w:r>
                        <w:r w:rsidRPr="00C36B64">
                          <w:rPr>
                            <w:noProof/>
                            <w:sz w:val="24"/>
                          </w:rPr>
                          <w:t>2006)</w:t>
                        </w:r>
                        <w:r>
                          <w:rPr>
                            <w:sz w:val="24"/>
                          </w:rPr>
                          <w:fldChar w:fldCharType="end"/>
                        </w:r>
                        <w:r>
                          <w:rPr>
                            <w:color w:val="000000" w:themeColor="text1"/>
                          </w:rPr>
                          <w:t>.</w:t>
                        </w:r>
                      </w:p>
                    </w:txbxContent>
                  </v:textbox>
                </v:shape>
                <w10:wrap type="topAndBottom" anchory="page"/>
              </v:group>
            </w:pict>
          </mc:Fallback>
        </mc:AlternateContent>
      </w:r>
      <w:r w:rsidR="006960BE">
        <w:rPr>
          <w:sz w:val="24"/>
        </w:rPr>
        <w:t xml:space="preserve">This approach has </w:t>
      </w:r>
      <w:r w:rsidR="009C4CC1">
        <w:rPr>
          <w:sz w:val="24"/>
        </w:rPr>
        <w:t>multiple</w:t>
      </w:r>
      <w:r w:rsidR="006960BE">
        <w:rPr>
          <w:sz w:val="24"/>
        </w:rPr>
        <w:t xml:space="preserve"> advantages compared to the aforementioned MRI-informed EEG analyses. Firstly, it </w:t>
      </w:r>
      <w:r w:rsidR="008C2348">
        <w:rPr>
          <w:sz w:val="24"/>
        </w:rPr>
        <w:t>enables</w:t>
      </w:r>
      <w:r w:rsidR="006960BE">
        <w:rPr>
          <w:sz w:val="24"/>
        </w:rPr>
        <w:t xml:space="preserve"> an estimation of the contribution of an EEG-derived parameter. Therefore, it </w:t>
      </w:r>
      <w:r w:rsidR="00DC140E">
        <w:rPr>
          <w:sz w:val="24"/>
        </w:rPr>
        <w:t>allows</w:t>
      </w:r>
      <w:r w:rsidR="006960BE">
        <w:rPr>
          <w:sz w:val="24"/>
        </w:rPr>
        <w:t xml:space="preserve"> insight into voxel activation presumably coupled to increased EEG activity, which could also be labelled as a measure for neurovascular coupling. Secondly </w:t>
      </w:r>
      <w:r w:rsidR="006960BE">
        <w:rPr>
          <w:sz w:val="24"/>
        </w:rPr>
        <w:lastRenderedPageBreak/>
        <w:t>and perhaps more notably, the estimation is not only performed on a single-subject level,</w:t>
      </w:r>
      <w:r w:rsidR="00DC140E">
        <w:rPr>
          <w:sz w:val="24"/>
        </w:rPr>
        <w:t xml:space="preserve"> but on a single-trial level. An important </w:t>
      </w:r>
      <w:r w:rsidR="006960BE">
        <w:rPr>
          <w:sz w:val="24"/>
        </w:rPr>
        <w:t>drawback to asymmetric data integration is that multimodal data is not fully synchronized. Instead</w:t>
      </w:r>
      <w:r w:rsidR="00DC140E">
        <w:rPr>
          <w:sz w:val="24"/>
        </w:rPr>
        <w:t>,</w:t>
      </w:r>
      <w:r w:rsidR="006960BE">
        <w:rPr>
          <w:sz w:val="24"/>
        </w:rPr>
        <w:t xml:space="preserve"> a small portion of </w:t>
      </w:r>
      <w:r w:rsidR="00DC140E">
        <w:rPr>
          <w:sz w:val="24"/>
        </w:rPr>
        <w:t>one original data set</w:t>
      </w:r>
      <w:r w:rsidR="006960BE">
        <w:rPr>
          <w:sz w:val="24"/>
        </w:rPr>
        <w:t xml:space="preserve"> is allowed to limit or inform the other data set. This, for example, accounts for source estimations in the EEG when only the sMRI data is util</w:t>
      </w:r>
      <w:r w:rsidR="00DC140E">
        <w:rPr>
          <w:sz w:val="24"/>
        </w:rPr>
        <w:t xml:space="preserve">ized in the analysis. </w:t>
      </w:r>
      <w:r w:rsidR="00005D74">
        <w:rPr>
          <w:sz w:val="24"/>
        </w:rPr>
        <w:t xml:space="preserve">Considering the goal of a given integration attempt, this might be entirely sufficient. However, if </w:t>
      </w:r>
      <w:r w:rsidR="00C80C33">
        <w:rPr>
          <w:sz w:val="24"/>
        </w:rPr>
        <w:t xml:space="preserve">the aim is to </w:t>
      </w:r>
      <w:r w:rsidR="000B73FD">
        <w:rPr>
          <w:sz w:val="24"/>
        </w:rPr>
        <w:t>link</w:t>
      </w:r>
      <w:r w:rsidR="00C80C33">
        <w:rPr>
          <w:sz w:val="24"/>
        </w:rPr>
        <w:t xml:space="preserve"> EEG and MRI as much as possible, doing so on a single-trial level, as entering a parametric EEG-regressors into the MRI GLM allows,</w:t>
      </w:r>
      <w:r w:rsidR="0099116B">
        <w:rPr>
          <w:sz w:val="24"/>
        </w:rPr>
        <w:t xml:space="preserve"> makes more sense</w:t>
      </w:r>
      <w:r w:rsidR="00C80C33">
        <w:rPr>
          <w:sz w:val="24"/>
        </w:rPr>
        <w:t>. However, with explaining more variability in voxel activation patterns as the primary goal of this analysis, it can hardly be argued that it reveals any information about the EEG. Thus, it remains an EEG-informed fMRI analysis and an asymmetric way of thinking about multimodal results.</w:t>
      </w:r>
    </w:p>
    <w:p w14:paraId="371D8E1E" w14:textId="6BB87E2D" w:rsidR="002B6DA9" w:rsidRDefault="002B6DA9" w:rsidP="00FB22E8">
      <w:pPr>
        <w:spacing w:after="0" w:line="360" w:lineRule="auto"/>
        <w:ind w:firstLine="425"/>
        <w:jc w:val="both"/>
        <w:rPr>
          <w:sz w:val="24"/>
        </w:rPr>
      </w:pPr>
      <w:r>
        <w:rPr>
          <w:sz w:val="24"/>
        </w:rPr>
        <w:t>In order to adequately</w:t>
      </w:r>
      <w:r w:rsidR="00892240">
        <w:rPr>
          <w:sz w:val="24"/>
        </w:rPr>
        <w:t xml:space="preserve"> test a hypothesis, such a</w:t>
      </w:r>
      <w:r w:rsidR="001704A6">
        <w:rPr>
          <w:sz w:val="24"/>
        </w:rPr>
        <w:t xml:space="preserve">s joint increased theta, </w:t>
      </w:r>
      <w:r w:rsidR="00892240">
        <w:rPr>
          <w:sz w:val="24"/>
        </w:rPr>
        <w:t>late positive potentials</w:t>
      </w:r>
      <w:r w:rsidR="001704A6">
        <w:rPr>
          <w:sz w:val="24"/>
        </w:rPr>
        <w:t xml:space="preserve"> and decreased prefrontal BOLD responses</w:t>
      </w:r>
      <w:r w:rsidR="00892240">
        <w:rPr>
          <w:sz w:val="24"/>
        </w:rPr>
        <w:t xml:space="preserve"> being associated with </w:t>
      </w:r>
      <w:r w:rsidR="00F501F9">
        <w:rPr>
          <w:sz w:val="24"/>
        </w:rPr>
        <w:t xml:space="preserve">proactive </w:t>
      </w:r>
      <w:r w:rsidR="001704A6">
        <w:rPr>
          <w:sz w:val="24"/>
        </w:rPr>
        <w:t xml:space="preserve">control, it seems implausible to have one data source taking precedence. Demonstrating that EEG-derived parametric regressors can add explanatory value in predicting significant voxel activation is merely ample evidence supporting the hypothesis. EEG regressors have to </w:t>
      </w:r>
      <w:r w:rsidR="00333FCD">
        <w:rPr>
          <w:sz w:val="24"/>
        </w:rPr>
        <w:t>be averaged</w:t>
      </w:r>
      <w:r w:rsidR="001704A6">
        <w:rPr>
          <w:sz w:val="24"/>
        </w:rPr>
        <w:t xml:space="preserve"> over an epoch to enter the GLM as a single value per trial, which is a misrepresentation of the original time course information.</w:t>
      </w:r>
      <w:r w:rsidR="004B2928">
        <w:rPr>
          <w:sz w:val="24"/>
        </w:rPr>
        <w:t xml:space="preserve"> Moreover, the calculated results speak for additional variance explanation in functional contrasts. Therefore, a small fraction of the EEG data is related to a small fraction of the fMRI data. It is hard to argue that minimizing the utilized data is a valid representation of the supposedly underlying cognitive processes. The same would account for taking an MRI-informed source estimation and comparing it with EEG results; it would simply represent a fraction of data that has been integrated asymmetrically.</w:t>
      </w:r>
      <w:r w:rsidR="007208A3">
        <w:rPr>
          <w:sz w:val="24"/>
        </w:rPr>
        <w:t xml:space="preserve"> </w:t>
      </w:r>
      <w:r w:rsidR="00197D44">
        <w:rPr>
          <w:sz w:val="24"/>
        </w:rPr>
        <w:t>M</w:t>
      </w:r>
      <w:r w:rsidR="007208A3">
        <w:rPr>
          <w:sz w:val="24"/>
        </w:rPr>
        <w:t>ore variance in both data sets can be tapped into when joining them.</w:t>
      </w:r>
      <w:r w:rsidR="00451FCA">
        <w:rPr>
          <w:sz w:val="24"/>
        </w:rPr>
        <w:t xml:space="preserve"> While still </w:t>
      </w:r>
      <w:r w:rsidR="00197D44">
        <w:rPr>
          <w:sz w:val="24"/>
        </w:rPr>
        <w:t>being</w:t>
      </w:r>
      <w:r w:rsidR="00451FCA">
        <w:rPr>
          <w:sz w:val="24"/>
        </w:rPr>
        <w:t xml:space="preserve"> meaningful, these results</w:t>
      </w:r>
      <w:r w:rsidR="007208A3">
        <w:rPr>
          <w:sz w:val="24"/>
        </w:rPr>
        <w:t xml:space="preserve"> of asymmetric integration</w:t>
      </w:r>
      <w:r w:rsidR="00451FCA">
        <w:rPr>
          <w:sz w:val="24"/>
        </w:rPr>
        <w:t>, for example, do not allow for the</w:t>
      </w:r>
      <w:r w:rsidR="0077637E">
        <w:rPr>
          <w:sz w:val="24"/>
        </w:rPr>
        <w:t xml:space="preserve"> previously discussed</w:t>
      </w:r>
      <w:r w:rsidR="00451FCA">
        <w:rPr>
          <w:sz w:val="24"/>
        </w:rPr>
        <w:t xml:space="preserve"> improved validity</w:t>
      </w:r>
      <w:r w:rsidR="0077637E">
        <w:rPr>
          <w:sz w:val="24"/>
        </w:rPr>
        <w:t xml:space="preserve"> or the inclusion of</w:t>
      </w:r>
      <w:r w:rsidR="00197D44">
        <w:rPr>
          <w:sz w:val="24"/>
        </w:rPr>
        <w:t xml:space="preserve"> single trial variance from two</w:t>
      </w:r>
      <w:r w:rsidR="0077637E">
        <w:rPr>
          <w:sz w:val="24"/>
        </w:rPr>
        <w:t xml:space="preserve"> multimodal data sets</w:t>
      </w:r>
      <w:r w:rsidR="00451FCA">
        <w:rPr>
          <w:sz w:val="24"/>
        </w:rPr>
        <w:t xml:space="preserve"> that </w:t>
      </w:r>
      <w:r w:rsidR="0077637E">
        <w:rPr>
          <w:sz w:val="24"/>
        </w:rPr>
        <w:t xml:space="preserve">is set as the integral goal </w:t>
      </w:r>
      <w:r w:rsidR="00197D44">
        <w:rPr>
          <w:sz w:val="24"/>
        </w:rPr>
        <w:t>in combining</w:t>
      </w:r>
      <w:r w:rsidR="0077637E">
        <w:rPr>
          <w:sz w:val="24"/>
        </w:rPr>
        <w:t xml:space="preserve"> EEG and fMRI.</w:t>
      </w:r>
    </w:p>
    <w:p w14:paraId="133D8E1E" w14:textId="77777777" w:rsidR="00FB22E8" w:rsidRPr="00B0616D" w:rsidRDefault="00FB22E8" w:rsidP="00FB22E8">
      <w:pPr>
        <w:spacing w:after="0" w:line="360" w:lineRule="auto"/>
        <w:ind w:firstLine="425"/>
        <w:jc w:val="both"/>
        <w:rPr>
          <w:sz w:val="24"/>
        </w:rPr>
      </w:pPr>
    </w:p>
    <w:p w14:paraId="1A9B9292" w14:textId="62C0A835" w:rsidR="00470B7E" w:rsidRDefault="006A1C63" w:rsidP="00420FB1">
      <w:pPr>
        <w:pStyle w:val="Heading2"/>
        <w:jc w:val="both"/>
        <w:rPr>
          <w:color w:val="auto"/>
          <w:sz w:val="28"/>
          <w:szCs w:val="28"/>
        </w:rPr>
      </w:pPr>
      <w:bookmarkStart w:id="30" w:name="_Toc507343859"/>
      <w:r>
        <w:rPr>
          <w:color w:val="auto"/>
          <w:sz w:val="28"/>
          <w:szCs w:val="28"/>
        </w:rPr>
        <w:t>1.3</w:t>
      </w:r>
      <w:r w:rsidR="00470B7E" w:rsidRPr="00470B7E">
        <w:rPr>
          <w:color w:val="auto"/>
          <w:sz w:val="28"/>
          <w:szCs w:val="28"/>
        </w:rPr>
        <w:t xml:space="preserve"> Approaches for multimodal data fusion</w:t>
      </w:r>
      <w:bookmarkEnd w:id="30"/>
    </w:p>
    <w:p w14:paraId="5D52AF26" w14:textId="77777777" w:rsidR="002073C9" w:rsidRDefault="002073C9" w:rsidP="00420FB1">
      <w:pPr>
        <w:spacing w:after="0" w:line="360" w:lineRule="auto"/>
        <w:ind w:firstLine="425"/>
        <w:jc w:val="both"/>
        <w:rPr>
          <w:sz w:val="24"/>
        </w:rPr>
      </w:pPr>
    </w:p>
    <w:p w14:paraId="679B0131" w14:textId="354B2925" w:rsidR="00522F58" w:rsidRDefault="005B664F" w:rsidP="00BC73AA">
      <w:pPr>
        <w:spacing w:after="0" w:line="360" w:lineRule="auto"/>
        <w:ind w:firstLine="425"/>
        <w:jc w:val="both"/>
        <w:rPr>
          <w:sz w:val="24"/>
        </w:rPr>
      </w:pPr>
      <w:r w:rsidRPr="005B664F">
        <w:rPr>
          <w:sz w:val="24"/>
        </w:rPr>
        <w:t xml:space="preserve">The main advantage of data fusion is that it represents a multivariate approach which </w:t>
      </w:r>
      <w:r w:rsidR="001B0B24">
        <w:rPr>
          <w:sz w:val="24"/>
        </w:rPr>
        <w:t>attempts to take</w:t>
      </w:r>
      <w:r w:rsidRPr="005B664F">
        <w:rPr>
          <w:sz w:val="24"/>
        </w:rPr>
        <w:t xml:space="preserve"> into account almost all available information</w:t>
      </w:r>
      <w:r w:rsidR="00CC4D67">
        <w:rPr>
          <w:sz w:val="24"/>
        </w:rPr>
        <w:t xml:space="preserve"> </w:t>
      </w:r>
      <w:r w:rsidR="00CC4D67">
        <w:rPr>
          <w:sz w:val="24"/>
        </w:rPr>
        <w:fldChar w:fldCharType="begin" w:fldLock="1"/>
      </w:r>
      <w:r w:rsidR="004B238E">
        <w:rPr>
          <w:sz w:val="24"/>
        </w:rPr>
        <w:instrText>ADDIN CSL_CITATION { "citationItems" : [ { "id" : "ITEM-1", "itemData" : { "DOI" : "10.1016/j.jneumeth.2011.10.031", "ISSN" : "1872-678X", "PMID" : "22108139", "abstract" : "The development of various neuroimaging techniques is rapidly improving the measurements of brain function/structure. However, despite improvements in individual modalities, it is becoming increasingly clear that the most effective research approaches will utilize multi-modal fusion, which takes advantage of the fact that each modality provides a limited view of the brain. The goal of multi-modal fusion is to capitalize on the strength of each modality in a joint analysis, rather than a separate analysis of each. This is a more complicated endeavor that must be approached more carefully and efficient methods should be developed to draw generalized and valid conclusions from high dimensional data with a limited number of subjects. Numerous research efforts have been reported in the field based on various statistical approaches, e.g. independent component analysis (ICA), canonical correlation analysis (CCA) and partial least squares (PLS). In this review paper, we survey a number of multivariate methods appearing in previous multimodal fusion reports, mostly fMRI with other modality, which were performed with or without prior information. A table for comparing optimization assumptions, purpose of the analysis, the need of priors, dimension reduction strategies and input data types is provided, which may serve as a valuable reference that helps readers understand the trade-offs of the 7 methods comprehensively. Finally, we evaluate 3 representative methods via simulation and give some suggestions on how to select an appropriate method based on a given research.", "author" : [ { "dropping-particle" : "", "family" : "Sui", "given" : "Jing", "non-dropping-particle" : "", "parse-names" : false, "suffix" : "" }, { "dropping-particle" : "", "family" : "Adali", "given" : "T\u00fclay", "non-dropping-particle" : "", "parse-names" : false, "suffix" : "" }, { "dropping-particle" : "", "family" : "Yu", "given" : "Qingbao", "non-dropping-particle" : "", "parse-names" : false, "suffix" : "" }, { "dropping-particle" : "", "family" : "Chen", "given" : "Jiayu", "non-dropping-particle" : "", "parse-names" : false, "suffix" : "" }, { "dropping-particle" : "", "family" : "Calhoun", "given" : "Vince D", "non-dropping-particle" : "", "parse-names" : false, "suffix" : "" } ], "container-title" : "Journal of neuroscience methods", "id" : "ITEM-1", "issue" : "1", "issued" : { "date-parts" : [ [ "2012", "2", "15" ] ] }, "page" : "68-81", "publisher" : "NIH Public Access", "title" : "A review of multivariate methods for multimodal fusion of brain imaging data.", "type" : "article-journal", "volume" : "204" }, "uris" : [ "http://www.mendeley.com/documents/?uuid=c3031959-5d23-38eb-b050-6019403a4111" ] }, { "id" : "ITEM-2", "itemData" : { "DOI" : "10.1523/JNEUROSCI.0447-12.2012", "ISBN" : "1529-2401 (Electronic)\\r0270-6474 (Linking)", "ISSN" : "0270-6474", "PMID" : "22553012", "abstract" : "The simultaneous recording and analysis of electroencephalography (EEG) and fMRI data in human systems, cognitive and clinical neurosciences is rapidly evolving and has received substantial attention. The significance of multimodal brain imaging is documented by a steadily increasing number of laboratories now using simultaneous EEG-fMRI aiming to achieve both high temporal and spatial resolution of human brain function. Due to recent developments in technical and algorithmic instrumentation, the rate-limiting step in multimodal studies has shifted from data acquisition to analytic aspects. Here, we introduce and compare different methods for data integration and identify the benefits that come with each approach, guiding the reader toward an understanding and informed selection of the integration approach most suitable for addressing a particular research question.", "author" : [ { "dropping-particle" : "", "family" : "Huster", "given" : "Ren\u00e9 J", "non-dropping-particle" : "", "parse-names" : false, "suffix" : "" }, { "dropping-particle" : "", "family" : "Debener", "given" : "Stefan", "non-dropping-particle" : "", "parse-names" : false, "suffix" : "" }, { "dropping-particle" : "", "family" : "Eichele", "given" : "Tom", "non-dropping-particle" : "", "parse-names" : false, "suffix" : "" }, { "dropping-particle" : "", "family" : "Herrmann", "given" : "Christoph S", "non-dropping-particle" : "", "parse-names" : false, "suffix" : "" } ], "container-title" : "Journal of Neuroscience", "id" : "ITEM-2", "issue" : "18", "issued" : { "date-parts" : [ [ "2012" ] ] }, "page" : "6053-6060", "title" : "Methods for Simultaneous EEG-fMRI: An Introductory Review", "type" : "article-journal", "volume" : "32" }, "uris" : [ "http://www.mendeley.com/documents/?uuid=6d80a133-c3e1-3091-a15a-30c1dbc9f7e8" ] } ], "mendeley" : { "formattedCitation" : "(Ren\u00e9 J Huster et al., 2012; Sui, Adali, Yu, Chen, &amp; Calhoun, 2012)", "manualFormatting" : "(Huster et al., 2012; Sui, Adali, Yu, Chen, &amp; Calhoun, 2012)", "plainTextFormattedCitation" : "(Ren\u00e9 J Huster et al., 2012; Sui, Adali, Yu, Chen, &amp; Calhoun, 2012)", "previouslyFormattedCitation" : "(Ren\u00e9 J Huster et al., 2012; Sui, Adali, Yu, Chen, &amp; Calhoun, 2012)" }, "properties" : {  }, "schema" : "https://github.com/citation-style-language/schema/raw/master/csl-citation.json" }</w:instrText>
      </w:r>
      <w:r w:rsidR="00CC4D67">
        <w:rPr>
          <w:sz w:val="24"/>
        </w:rPr>
        <w:fldChar w:fldCharType="separate"/>
      </w:r>
      <w:r w:rsidR="004B238E">
        <w:rPr>
          <w:noProof/>
          <w:sz w:val="24"/>
        </w:rPr>
        <w:t>(Huster</w:t>
      </w:r>
      <w:r w:rsidR="00CC4D67" w:rsidRPr="00CC4D67">
        <w:rPr>
          <w:noProof/>
          <w:sz w:val="24"/>
        </w:rPr>
        <w:t xml:space="preserve"> et al., 2012; Sui, Adali, </w:t>
      </w:r>
      <w:r w:rsidR="00CC4D67" w:rsidRPr="00CC4D67">
        <w:rPr>
          <w:noProof/>
          <w:sz w:val="24"/>
        </w:rPr>
        <w:lastRenderedPageBreak/>
        <w:t>Yu, Chen, &amp; Calhoun, 2012)</w:t>
      </w:r>
      <w:r w:rsidR="00CC4D67">
        <w:rPr>
          <w:sz w:val="24"/>
        </w:rPr>
        <w:fldChar w:fldCharType="end"/>
      </w:r>
      <w:r w:rsidRPr="005B664F">
        <w:rPr>
          <w:sz w:val="24"/>
        </w:rPr>
        <w:t>.</w:t>
      </w:r>
      <w:r w:rsidR="004B238E">
        <w:rPr>
          <w:sz w:val="24"/>
        </w:rPr>
        <w:t xml:space="preserve"> As in supervised machine learning </w:t>
      </w:r>
      <w:r w:rsidR="004B238E">
        <w:rPr>
          <w:sz w:val="24"/>
        </w:rPr>
        <w:fldChar w:fldCharType="begin" w:fldLock="1"/>
      </w:r>
      <w:r w:rsidR="004B238E">
        <w:rPr>
          <w:sz w:val="24"/>
        </w:rPr>
        <w:instrText>ADDIN CSL_CITATION { "citationItems" : [ { "id" : "ITEM-1", "itemData" : { "DOI" : "10.4067/S0716-97602007000500005", "ISBN" : "0716-9760 (Print)\\n0716-9760 (Linking)", "ISSN" : "07169760", "PMID" : "18575676", "abstract" : "Classification algorithms help predict the qualitative properties of a subject's mental state by extracting useful information from the highly multivariate non-invasive recordings of his brain activity. In particular, applying them to Magneto-encephalography (MEG) and electro-encephalography (EEG) is a challenging and promising task with prominent practical applications to e.g. Brain Computer Interface (BCI). In this paper, we first review the principles of the major classification techniques and discuss their application to MEG and EEG data classification. Next, we investigate the behavior of classification methods using real data recorded during a MEG visuomotor experiment. In particular, we study the influence of the classification algorithm, of the quantitative functional variables used in this classifier, and of the validation method. In addition, our findings suggest that by investigating the distribution of classifier coefficients, it is possible to infer knowledge and construct functional interpretations of the underlying neural mechanisms of the performed tasks. Finally, the promising results reported here (up to 97% classification accuracy on 1-second time windows) reflect the considerable potential of MEG for the continuous classification of mental states.", "author" : [ { "dropping-particle" : "", "family" : "Besserve", "given" : "Michel", "non-dropping-particle" : "", "parse-names" : false, "suffix" : "" }, { "dropping-particle" : "", "family" : "Jerbi", "given" : "Karim", "non-dropping-particle" : "", "parse-names" : false, "suffix" : "" }, { "dropping-particle" : "", "family" : "Laurent", "given" : "Francois", "non-dropping-particle" : "", "parse-names" : false, "suffix" : "" }, { "dropping-particle" : "", "family" : "Baillet", "given" : "Sylvain", "non-dropping-particle" : "", "parse-names" : false, "suffix" : "" }, { "dropping-particle" : "", "family" : "Martinerie", "given" : "Jacques", "non-dropping-particle" : "", "parse-names" : false, "suffix" : "" }, { "dropping-particle" : "", "family" : "Garnero", "given" : "Line", "non-dropping-particle" : "", "parse-names" : false, "suffix" : "" } ], "container-title" : "Biological Research", "id" : "ITEM-1", "issue" : "4", "issued" : { "date-parts" : [ [ "2007" ] ] }, "page" : "415-437", "publisher" : "Sociedad de Biolog\u00eda de Chile", "title" : "Classification methods for ongoing EEG and MEG signals", "type" : "paper-conference", "volume" : "40" }, "uris" : [ "http://www.mendeley.com/documents/?uuid=df668a5d-674b-3783-9b06-f2838753322c" ] }, { "id" : "ITEM-2", "itemData" : { "DOI" : "10.1016/j.neuroimage.2008.11.007", "ISSN" : "1095-9572", "PMID" : "19070668", "abstract" : "Interpreting brain image experiments requires analysis of complex, multivariate data. In recent years, one analysis approach that has grown in popularity is the use of machine learning algorithms to train classifiers to decode stimuli, mental states, behaviours and other variables of interest from fMRI data and thereby show the data contain information about them. In this tutorial overview we review some of the key choices faced in using this approach as well as how to derive statistically significant results, illustrating each point from a case study. Furthermore, we show how, in addition to answering the question of 'is there information about a variable of interest' (pattern discrimination), classifiers can be used to tackle other classes of question, namely 'where is the information' (pattern localization) and 'how is that information encoded' (pattern characterization).", "author" : [ { "dropping-particle" : "", "family" : "Pereira", "given" : "Francisco", "non-dropping-particle" : "", "parse-names" : false, "suffix" : "" }, { "dropping-particle" : "", "family" : "Mitchell", "given" : "Tom", "non-dropping-particle" : "", "parse-names" : false, "suffix" : "" }, { "dropping-particle" : "", "family" : "Botvinick", "given" : "Matthew", "non-dropping-particle" : "", "parse-names" : false, "suffix" : "" } ], "container-title" : "NeuroImage", "id" : "ITEM-2", "issue" : "1 Suppl", "issued" : { "date-parts" : [ [ "2009", "3" ] ] }, "page" : "S199-209", "publisher" : "NIH Public Access", "title" : "Machine learning classifiers and fMRI: a tutorial overview.", "type" : "article-journal", "volume" : "45" }, "uris" : [ "http://www.mendeley.com/documents/?uuid=8486dc2a-1084-3c87-a243-b15d0eb38325" ] } ], "mendeley" : { "formattedCitation" : "(Besserve et al., 2007; Pereira, Mitchell, &amp; Botvinick, 2009)", "plainTextFormattedCitation" : "(Besserve et al., 2007; Pereira, Mitchell, &amp; Botvinick, 2009)", "previouslyFormattedCitation" : "(Besserve et al., 2007; Pereira, Mitchell, &amp; Botvinick, 2009)" }, "properties" : {  }, "schema" : "https://github.com/citation-style-language/schema/raw/master/csl-citation.json" }</w:instrText>
      </w:r>
      <w:r w:rsidR="004B238E">
        <w:rPr>
          <w:sz w:val="24"/>
        </w:rPr>
        <w:fldChar w:fldCharType="separate"/>
      </w:r>
      <w:r w:rsidR="004B238E" w:rsidRPr="004B238E">
        <w:rPr>
          <w:noProof/>
          <w:sz w:val="24"/>
        </w:rPr>
        <w:t>(Besserve et al., 2007; Pereira, Mitchell, &amp; Botvinick, 2009)</w:t>
      </w:r>
      <w:r w:rsidR="004B238E">
        <w:rPr>
          <w:sz w:val="24"/>
        </w:rPr>
        <w:fldChar w:fldCharType="end"/>
      </w:r>
      <w:r w:rsidR="004B238E">
        <w:rPr>
          <w:sz w:val="24"/>
        </w:rPr>
        <w:t>, data fusion can be informed by categorical variables about the experiment (i.e., distinction between conditions)</w:t>
      </w:r>
      <w:r w:rsidR="00BC73AA">
        <w:rPr>
          <w:sz w:val="24"/>
        </w:rPr>
        <w:t xml:space="preserve"> and can identify common signal sources in data sets associated with levels of the categorical variable </w:t>
      </w:r>
      <w:r w:rsidR="00BC73AA">
        <w:rPr>
          <w:sz w:val="24"/>
        </w:rPr>
        <w:fldChar w:fldCharType="begin" w:fldLock="1"/>
      </w:r>
      <w:r w:rsidR="00BC73AA">
        <w:rPr>
          <w:sz w:val="24"/>
        </w:rPr>
        <w:instrText>ADDIN CSL_CITATION { "citationItems" : [ { "id" : "ITEM-1", "itemData" : { "DOI" : "10.1016/j.tics.2009.02.004", "ISBN" : "1364-6613 (Print)\\n1364-6613 (Linking)", "ISSN" : "13646613", "PMID" : "19375378", "abstract" : "Despite many years of research on the neural correlates of consciousness (NCCs), it is still unclear how the detailed contents of consciousness are represented in the human brain. It is often assumed that specific contents of consciousness are encoded in dedicated core NCCs - one for each different aspect of conscious experience. Now, the approach of multivariate decoding provides a novel framework for studying the relationship between consciousness and content-selective processing in more detail. This approach makes it possible to assess how conscious experience is encoded in the brain and how the encoding of sensory information is affected when it enters awareness. \u00a9 2009 Elsevier Ltd. All rights reserved.", "author" : [ { "dropping-particle" : "", "family" : "Haynes", "given" : "John Dylan", "non-dropping-particle" : "", "parse-names" : false, "suffix" : "" } ], "container-title" : "Trends in Cognitive Sciences", "id" : "ITEM-1", "issue" : "5", "issued" : { "date-parts" : [ [ "2009" ] ] }, "page" : "194-202", "title" : "Decoding visual consciousness from human brain signals", "type" : "article-journal", "volume" : "13" }, "uris" : [ "http://www.mendeley.com/documents/?uuid=9c6fd301-14c2-39e1-bb98-c3bf231ca97e" ] } ], "mendeley" : { "formattedCitation" : "(Haynes, 2009)", "manualFormatting" : "(e.g., Haynes, 2009)", "plainTextFormattedCitation" : "(Haynes, 2009)", "previouslyFormattedCitation" : "(Haynes, 2009)" }, "properties" : {  }, "schema" : "https://github.com/citation-style-language/schema/raw/master/csl-citation.json" }</w:instrText>
      </w:r>
      <w:r w:rsidR="00BC73AA">
        <w:rPr>
          <w:sz w:val="24"/>
        </w:rPr>
        <w:fldChar w:fldCharType="separate"/>
      </w:r>
      <w:r w:rsidR="00BC73AA" w:rsidRPr="00BC73AA">
        <w:rPr>
          <w:noProof/>
          <w:sz w:val="24"/>
        </w:rPr>
        <w:t>(</w:t>
      </w:r>
      <w:r w:rsidR="00BC73AA">
        <w:rPr>
          <w:noProof/>
          <w:sz w:val="24"/>
        </w:rPr>
        <w:t xml:space="preserve">e.g., </w:t>
      </w:r>
      <w:r w:rsidR="00BC73AA" w:rsidRPr="00BC73AA">
        <w:rPr>
          <w:noProof/>
          <w:sz w:val="24"/>
        </w:rPr>
        <w:t>Haynes, 2009)</w:t>
      </w:r>
      <w:r w:rsidR="00BC73AA">
        <w:rPr>
          <w:sz w:val="24"/>
        </w:rPr>
        <w:fldChar w:fldCharType="end"/>
      </w:r>
      <w:r w:rsidR="00BC73AA">
        <w:rPr>
          <w:sz w:val="24"/>
        </w:rPr>
        <w:t xml:space="preserve">. Again, as in machine learning, the extent of informing data limiting the analysis can be varied. To multimodal data fusion as well there is blind, semi-blind or informed approaches </w:t>
      </w:r>
      <w:r w:rsidR="00BC73AA">
        <w:rPr>
          <w:sz w:val="24"/>
        </w:rPr>
        <w:fldChar w:fldCharType="begin" w:fldLock="1"/>
      </w:r>
      <w:r w:rsidR="00BC73AA">
        <w:rPr>
          <w:sz w:val="24"/>
        </w:rPr>
        <w:instrText>ADDIN CSL_CITATION { "citationItems" : [ { "id" : "ITEM-1", "itemData" : { "DOI" : "10.1016/j.jneumeth.2011.10.031", "ISSN" : "1872-678X", "PMID" : "22108139", "abstract" : "The development of various neuroimaging techniques is rapidly improving the measurements of brain function/structure. However, despite improvements in individual modalities, it is becoming increasingly clear that the most effective research approaches will utilize multi-modal fusion, which takes advantage of the fact that each modality provides a limited view of the brain. The goal of multi-modal fusion is to capitalize on the strength of each modality in a joint analysis, rather than a separate analysis of each. This is a more complicated endeavor that must be approached more carefully and efficient methods should be developed to draw generalized and valid conclusions from high dimensional data with a limited number of subjects. Numerous research efforts have been reported in the field based on various statistical approaches, e.g. independent component analysis (ICA), canonical correlation analysis (CCA) and partial least squares (PLS). In this review paper, we survey a number of multivariate methods appearing in previous multimodal fusion reports, mostly fMRI with other modality, which were performed with or without prior information. A table for comparing optimization assumptions, purpose of the analysis, the need of priors, dimension reduction strategies and input data types is provided, which may serve as a valuable reference that helps readers understand the trade-offs of the 7 methods comprehensively. Finally, we evaluate 3 representative methods via simulation and give some suggestions on how to select an appropriate method based on a given research.", "author" : [ { "dropping-particle" : "", "family" : "Sui", "given" : "Jing", "non-dropping-particle" : "", "parse-names" : false, "suffix" : "" }, { "dropping-particle" : "", "family" : "Adali", "given" : "T\u00fclay", "non-dropping-particle" : "", "parse-names" : false, "suffix" : "" }, { "dropping-particle" : "", "family" : "Yu", "given" : "Qingbao", "non-dropping-particle" : "", "parse-names" : false, "suffix" : "" }, { "dropping-particle" : "", "family" : "Chen", "given" : "Jiayu", "non-dropping-particle" : "", "parse-names" : false, "suffix" : "" }, { "dropping-particle" : "", "family" : "Calhoun", "given" : "Vince D", "non-dropping-particle" : "", "parse-names" : false, "suffix" : "" } ], "container-title" : "Journal of neuroscience methods", "id" : "ITEM-1", "issue" : "1", "issued" : { "date-parts" : [ [ "2012", "2", "15" ] ] }, "page" : "68-81", "publisher" : "NIH Public Access", "title" : "A review of multivariate methods for multimodal fusion of brain imaging data.", "type" : "article-journal", "volume" : "204" }, "uris" : [ "http://www.mendeley.com/documents/?uuid=c3031959-5d23-38eb-b050-6019403a4111" ] } ], "mendeley" : { "formattedCitation" : "(Sui et al., 2012)", "plainTextFormattedCitation" : "(Sui et al., 2012)", "previouslyFormattedCitation" : "(Sui et al., 2012)" }, "properties" : {  }, "schema" : "https://github.com/citation-style-language/schema/raw/master/csl-citation.json" }</w:instrText>
      </w:r>
      <w:r w:rsidR="00BC73AA">
        <w:rPr>
          <w:sz w:val="24"/>
        </w:rPr>
        <w:fldChar w:fldCharType="separate"/>
      </w:r>
      <w:r w:rsidR="00BC73AA" w:rsidRPr="00BC73AA">
        <w:rPr>
          <w:noProof/>
          <w:sz w:val="24"/>
        </w:rPr>
        <w:t>(Sui et al., 2012)</w:t>
      </w:r>
      <w:r w:rsidR="00BC73AA">
        <w:rPr>
          <w:sz w:val="24"/>
        </w:rPr>
        <w:fldChar w:fldCharType="end"/>
      </w:r>
      <w:r w:rsidR="00BC73AA">
        <w:rPr>
          <w:sz w:val="24"/>
        </w:rPr>
        <w:t>. In addition to the specificity level of analyzed data and prior information of the analysis, common approaches can be distinguished by</w:t>
      </w:r>
      <w:r w:rsidR="00085DF5">
        <w:rPr>
          <w:sz w:val="24"/>
        </w:rPr>
        <w:t xml:space="preserve"> </w:t>
      </w:r>
      <w:r w:rsidR="003C0FD0">
        <w:rPr>
          <w:sz w:val="24"/>
        </w:rPr>
        <w:t>prerequisite</w:t>
      </w:r>
      <w:r w:rsidR="00085DF5">
        <w:rPr>
          <w:sz w:val="24"/>
        </w:rPr>
        <w:t xml:space="preserve"> statistical or</w:t>
      </w:r>
      <w:r w:rsidR="00BC73AA">
        <w:rPr>
          <w:sz w:val="24"/>
        </w:rPr>
        <w:t xml:space="preserve"> physiological </w:t>
      </w:r>
      <w:r w:rsidR="003D7029">
        <w:rPr>
          <w:sz w:val="24"/>
        </w:rPr>
        <w:t>assumptions about one data modality</w:t>
      </w:r>
      <w:r w:rsidR="003C0FD0">
        <w:rPr>
          <w:sz w:val="24"/>
        </w:rPr>
        <w:t>, both</w:t>
      </w:r>
      <w:r w:rsidR="003D7029">
        <w:rPr>
          <w:sz w:val="24"/>
        </w:rPr>
        <w:t xml:space="preserve"> or </w:t>
      </w:r>
      <w:r w:rsidR="003C0FD0">
        <w:rPr>
          <w:sz w:val="24"/>
        </w:rPr>
        <w:t>the relation between modalities</w:t>
      </w:r>
      <w:r w:rsidR="003D7029">
        <w:rPr>
          <w:sz w:val="24"/>
        </w:rPr>
        <w:t>.</w:t>
      </w:r>
    </w:p>
    <w:p w14:paraId="67A48A2C" w14:textId="62B2C390" w:rsidR="005B664F" w:rsidRDefault="005B664F" w:rsidP="00420FB1">
      <w:pPr>
        <w:spacing w:after="0" w:line="360" w:lineRule="auto"/>
        <w:ind w:firstLine="425"/>
        <w:jc w:val="both"/>
        <w:rPr>
          <w:sz w:val="24"/>
        </w:rPr>
      </w:pPr>
    </w:p>
    <w:p w14:paraId="79A7AA6F" w14:textId="28EFAB0A" w:rsidR="00522F58" w:rsidRDefault="006A1C63" w:rsidP="00DF1C26">
      <w:pPr>
        <w:pStyle w:val="Heading3"/>
        <w:ind w:left="425"/>
        <w:rPr>
          <w:color w:val="auto"/>
        </w:rPr>
      </w:pPr>
      <w:bookmarkStart w:id="31" w:name="_Toc507343860"/>
      <w:r>
        <w:rPr>
          <w:color w:val="auto"/>
        </w:rPr>
        <w:t>1.3</w:t>
      </w:r>
      <w:r w:rsidR="00522F58" w:rsidRPr="00522F58">
        <w:rPr>
          <w:color w:val="auto"/>
        </w:rPr>
        <w:t xml:space="preserve">.1 Joint </w:t>
      </w:r>
      <w:r w:rsidR="00881DC4">
        <w:rPr>
          <w:color w:val="auto"/>
        </w:rPr>
        <w:t xml:space="preserve">and Parallel </w:t>
      </w:r>
      <w:r w:rsidR="00522F58" w:rsidRPr="00522F58">
        <w:rPr>
          <w:color w:val="auto"/>
        </w:rPr>
        <w:t>Independent Component Analysis</w:t>
      </w:r>
      <w:bookmarkEnd w:id="31"/>
    </w:p>
    <w:p w14:paraId="7D9A2F04" w14:textId="1EA7CEF8" w:rsidR="00DF1C26" w:rsidRPr="00DF1C26" w:rsidRDefault="00DF1C26" w:rsidP="00DF1C26"/>
    <w:p w14:paraId="3F59AC99" w14:textId="44C64F8A" w:rsidR="001E3C9E" w:rsidRDefault="002A541C" w:rsidP="001E3C9E">
      <w:pPr>
        <w:spacing w:after="0" w:line="360" w:lineRule="auto"/>
        <w:ind w:firstLine="425"/>
        <w:jc w:val="both"/>
        <w:rPr>
          <w:sz w:val="24"/>
        </w:rPr>
      </w:pPr>
      <w:r>
        <w:rPr>
          <w:sz w:val="24"/>
        </w:rPr>
        <w:t>A popular method</w:t>
      </w:r>
      <w:r w:rsidR="00DC765E">
        <w:rPr>
          <w:sz w:val="24"/>
        </w:rPr>
        <w:t xml:space="preserve"> </w:t>
      </w:r>
      <w:r>
        <w:rPr>
          <w:sz w:val="24"/>
        </w:rPr>
        <w:t>for fusing different kinds of medical imaging and EEG data is</w:t>
      </w:r>
      <w:r w:rsidR="00C04732">
        <w:rPr>
          <w:sz w:val="24"/>
        </w:rPr>
        <w:t xml:space="preserve"> joint independent component a</w:t>
      </w:r>
      <w:r w:rsidR="00DC765E">
        <w:rPr>
          <w:sz w:val="24"/>
        </w:rPr>
        <w:t xml:space="preserve">nalysis (jICA) </w:t>
      </w:r>
      <w:r>
        <w:rPr>
          <w:sz w:val="24"/>
        </w:rPr>
        <w:fldChar w:fldCharType="begin" w:fldLock="1"/>
      </w:r>
      <w:r w:rsidR="00C534AF">
        <w:rPr>
          <w:sz w:val="24"/>
        </w:rPr>
        <w:instrText>ADDIN CSL_CITATION { "citationItems" : [ { "id" : "ITEM-1", "itemData" : { "abstract" : "Concurrent event-related EEG-fMRI recordings pick up volume-conducted and hemodynamically convoluted signals from latent neural sources that are spatially and temporally mixed across the brain, i.e. the observed data in both modalities represent multiple, simultaneously active, regionally overlapping neuronal mass responses. This mixing process decreases the sensitivity of voxel-by-voxel prediction of hemodynamic activation by the EEG when multiple sources contribute to either the predictor and/or the response variables. In order to address this problem, we used independent component analysis (ICA) to recover maps from the fMRI and timecourses from the EEG, and matched these components across the modalities by correlating their trial-to-trial modulation. The analysis was implemented as a group-level ICA that extracts a single set of components from the data and directly allows for population inferences about consistently expressed function-relevant spatiotemporal responses. We illustrate the utility of this method by extracting a previously undetected but relevant EEG-fMRI component from a concurrent auditory target detection experiment. ?? 2007 Elsevier B.V. All rights reserved.", "author" : [ { "dropping-particle" : "", "family" : "Eichele", "given" : "Tom", "non-dropping-particle" : "", "parse-names" : false, "suffix" : "" }, { "dropping-particle" : "", "family" : "Calhoun", "given" : "Vince D.", "non-dropping-particle" : "", "parse-names" : false, "suffix" : "" }, { "dropping-particle" : "", "family" : "Moosmann", "given" : "Matthias", "non-dropping-particle" : "", "parse-names" : false, "suffix" : "" }, { "dropping-particle" : "", "family" : "Specht", "given" : "Karsten", "non-dropping-particle" : "", "parse-names" : false, "suffix" : "" }, { "dropping-particle" : "", "family" : "Jongsma", "given" : "Marijtje L A", "non-dropping-particle" : "", "parse-names" : false, "suffix" : "" }, { "dropping-particle" : "", "family" : "Quiroga", "given" : "Rodrigo Quian", "non-dropping-particle" : "", "parse-names" : false, "suffix" : "" }, { "dropping-particle" : "", "family" : "Nordby", "given" : "Helge", "non-dropping-particle" : "", "parse-names" : false, "suffix" : "" }, { "dropping-particle" : "", "family" : "Hugdahl", "given" : "Kenneth", "non-dropping-particle" : "", "parse-names" : false, "suffix" : "" } ], "container-title" : "International Journal of Psychophysiology", "id" : "ITEM-1", "issue" : "3", "issued" : { "date-parts" : [ [ "2008", "3" ] ] }, "page" : "222-234", "title" : "Unmixing concurrent EEG-fMRI with parallel independent component analysis", "type" : "article-journal", "volume" : "67" }, "uris" : [ "http://www.mendeley.com/documents/?uuid=1c6d6203-62de-4892-9c97-9dd5f65be3d6" ] }, { "id" : "ITEM-2", "itemData" : { "DOI" : "10.1109/IEMBS.2006.259810", "ISBN" : "1424400325", "ISSN" : "05891019", "PMID" : "17946195", "abstract" : "The acquisition of multiple brain imaging types for a given study\\nis a very common practice. However these data are typically examined\\nin separate analyses, rather than in a combined model. We propose\\na novel methodology to perform joint independent component analysis\\nacross image modalities, including structural MRI data, functional\\nMRI activation data and EEG data, and to visualize the results via\\na joint histogram visualization technique. Evaluation of which combination\\nof fused data is most useful is determined by using the Kullback-Leibler\\ndivergence. We demonstrate our method on a data set composed of functional\\nMRI data from two tasks, structural MRI data, and EEG data collected\\non patients with schizophrenia and healthy controls. We show that\\ncombining data types can improve our ability to distinguish differences\\nbetween groups.", "author" : [ { "dropping-particle" : "", "family" : "Calhoun", "given" : "V", "non-dropping-particle" : "", "parse-names" : false, "suffix" : "" }, { "dropping-particle" : "", "family" : "Adah", "given" : "T.", "non-dropping-particle" : "", "parse-names" : false, "suffix" : "" }, { "dropping-particle" : "", "family" : "Liu", "given" : "J", "non-dropping-particle" : "", "parse-names" : false, "suffix" : "" } ], "container-title" : "Annual International Conference of the IEEE Engineering in Medicine and Biology - Proceedings", "id" : "ITEM-2", "issued" : { "date-parts" : [ [ "2006" ] ] }, "page" : "3672-3675", "title" : "A feature-based approach to combine functional MRI, structural MRI and EEG brain imaging data", "type" : "paper-conference" }, "uris" : [ "http://www.mendeley.com/documents/?uuid=77efe967-d765-34a7-9edd-5e6172eb12b4" ] }, { "id" : "ITEM-3", "itemData" : { "DOI" : "10.1016/j.neuroimage.2008.10.057", "ISBN" : "1095-9572 (Electronic)\\n1095-9572 (Linking)", "ISSN" : "10959572", "PMID" : "19059344", "abstract" : "Independent component analysis (ICA) has become an increasingly utilized approach for analyzing brain imaging data. In contrast to the widely used general linear model (GLM) that requires the user to parameterize the data (e.g. the brain's response to stimuli), ICA, by relying upon a general assumption of independence, allows the user to be agnostic regarding the exact form of the response. In addition, ICA is intrinsically a multivariate approach, and hence each component provides a grouping of brain activity into regions that share the same response pattern thus providing a natural measure of functional connectivity. There are a wide variety of ICA approaches that have been proposed, in this paper we focus upon two distinct methods. The first part of this paper reviews the use of ICA for making group inferences from fMRI data. We provide an overview of current approaches for utilizing ICA to make group inferences with a focus upon the group ICA approach implemented in the GIFT software. In the next part of this paper, we provide an overview of the use of ICA to combine or fuse multimodal data. ICA has proven particularly useful for data fusion of multiple tasks or data modalities such as single nucleotide polymorphism (SNP) data or event-related potentials. As demonstrated by a number of examples in this paper, ICA is a powerful and versatile data-driven approach for studying the brain.", "author" : [ { "dropping-particle" : "", "family" : "Calhoun", "given" : "Vince D.", "non-dropping-particle" : "", "parse-names" : false, "suffix" : "" }, { "dropping-particle" : "", "family" : "Liu", "given" : "Jingyu", "non-dropping-particle" : "", "parse-names" : false, "suffix" : "" }, { "dropping-particle" : "", "family" : "Adali", "given" : "T\u00fclay", "non-dropping-particle" : "", "parse-names" : false, "suffix" : "" } ], "container-title" : "NeuroImage", "id" : "ITEM-3", "issue" : "1 Suppl", "issued" : { "date-parts" : [ [ "2009", "3" ] ] }, "page" : "S163-S172", "title" : "A review of group ICA for fMRI data and ICA for joint inference of imaging, genetic, and ERP data.", "type" : "article", "volume" : "45" }, "uris" : [ "http://www.mendeley.com/documents/?uuid=27d8b92e-67ef-3078-8f76-37c43464c78a" ] }, { "id" : "ITEM-4", "itemData" : { "DOI" : "10.1109/JBHI.2016.2590434", "ISSN" : "2168-2194", "PMID" : "27416610", "abstract" : "Human decision-making is a multidimensional construct, driven by a complex interplay between external factors, internal biases and computational capacity constraints. Here we propose a layered approach to experimental design in which multiple tasks - from simple to complex - with additional layers of complexity introduced at each stage, are incorporated for investigating decision-making. This is demonstrated using tasks involving intertemporal choice between immediate and future prospects. Previous functional magnetic resonance imaging (fMRI) and electroencephalographic (EEG) studies have separately investigated the spatial and temporal neural substrates, respectively, of specific factors underlying decision making. In contrast, we performed simultaneous acquisition of EEG/fMRI data and fusion of both modalities using joint independent component analysis (jICA) such that: (i) the native temporal/spatial resolutions of either modality is not compromised and (ii) fast temporal dynamics of decision-making as well as involved deeper striatal structures can be characterized. We show that spatio-temporal neural substrates underlying our proposed complex intertemporal task simultaneously incorporating rewards, costs and uncertainty of future outcomes can be predicted (using a linear model) from neural substrates of each of these factors, which were separately obtained by simpler tasks. This was not the case for spatial and temporal features obtained separately from fMRI and EEG respectively. However, certain prefrontal activations in the complex task could not be predicted from activations in simpler tasks, indicating that the assumption of pure insertion has limited validity. Overall, our approach provides a realistic and novel framework for investigating the neural substrates of decision making with high spatio-temporal resolution.", "author" : [ { "dropping-particle" : "", "family" : "Kyathanahally", "given" : "Sreenath", "non-dropping-particle" : "", "parse-names" : false, "suffix" : "" }, { "dropping-particle" : "", "family" : "Franco-Watkins", "given" : "Ana", "non-dropping-particle" : "", "parse-names" : false, "suffix" : "" }, { "dropping-particle" : "", "family" : "Zhang", "given" : "Xiaoxia", "non-dropping-particle" : "", "parse-names" : false, "suffix" : "" }, { "dropping-particle" : "", "family" : "Calhoun", "given" : "Vince", "non-dropping-particle" : "", "parse-names" : false, "suffix" : "" }, { "dropping-particle" : "", "family" : "Deshpande", "given" : "Gopikrishna", "non-dropping-particle" : "", "parse-names" : false, "suffix" : "" } ], "container-title" : "IEEE Journal of Biomedical and Health Informatics", "id" : "ITEM-4", "issue" : "c", "issued" : { "date-parts" : [ [ "2016" ] ] }, "page" : "1-1", "title" : "A realistic framework for investigating decision-making in the brain with high spatio-temporal resolution using simultaneous EEG/fMRI and joint ICA", "type" : "article-journal", "volume" : "2194" }, "uris" : [ "http://www.mendeley.com/documents/?uuid=ece7c9bd-59fe-4626-8a60-d3dfbca38abf" ] } ], "mendeley" : { "formattedCitation" : "(V. Calhoun, Adah, &amp; Liu, 2006; V. D. Calhoun, Liu, &amp; Adali, 2009; Eichele et al., 2008; Kyathanahally et al., 2016)", "manualFormatting" : "(Calhoun, Adali, &amp; Liu, 2006; Calhoun, Liu, &amp; Adali, 2009; Eichele et al., 2008; Kyathanahally, Franco-Watkins, Zhang, Calhoun, &amp; Deshpande, 2016)", "plainTextFormattedCitation" : "(V. Calhoun, Adah, &amp; Liu, 2006; V. D. Calhoun, Liu, &amp; Adali, 2009; Eichele et al., 2008; Kyathanahally et al., 2016)", "previouslyFormattedCitation" : "(V. Calhoun, Adah, &amp; Liu, 2006; V. D. Calhoun, Liu, &amp; Adali, 2009; Eichele et al., 2008; Kyathanahally et al., 2016)" }, "properties" : {  }, "schema" : "https://github.com/citation-style-language/schema/raw/master/csl-citation.json" }</w:instrText>
      </w:r>
      <w:r>
        <w:rPr>
          <w:sz w:val="24"/>
        </w:rPr>
        <w:fldChar w:fldCharType="separate"/>
      </w:r>
      <w:r>
        <w:rPr>
          <w:noProof/>
          <w:sz w:val="24"/>
        </w:rPr>
        <w:t>(</w:t>
      </w:r>
      <w:r w:rsidRPr="002A541C">
        <w:rPr>
          <w:noProof/>
          <w:sz w:val="24"/>
        </w:rPr>
        <w:t>Cal</w:t>
      </w:r>
      <w:r>
        <w:rPr>
          <w:noProof/>
          <w:sz w:val="24"/>
        </w:rPr>
        <w:t xml:space="preserve">houn, Adali, &amp; Liu, 2006; </w:t>
      </w:r>
      <w:r w:rsidRPr="002A541C">
        <w:rPr>
          <w:noProof/>
          <w:sz w:val="24"/>
        </w:rPr>
        <w:t>Calhoun, Liu, &amp; Adali, 2009; Eichele et al., 2008; Kyathanahally, Franco-Watkins, Zhang, Calhoun, &amp; Deshpande, 2016)</w:t>
      </w:r>
      <w:r>
        <w:rPr>
          <w:sz w:val="24"/>
        </w:rPr>
        <w:fldChar w:fldCharType="end"/>
      </w:r>
      <w:r>
        <w:rPr>
          <w:sz w:val="24"/>
        </w:rPr>
        <w:t xml:space="preserve">. </w:t>
      </w:r>
      <w:r w:rsidR="008B58F8">
        <w:rPr>
          <w:sz w:val="24"/>
        </w:rPr>
        <w:t xml:space="preserve">As </w:t>
      </w:r>
      <w:r w:rsidR="003E4CED">
        <w:rPr>
          <w:sz w:val="24"/>
        </w:rPr>
        <w:t>with</w:t>
      </w:r>
      <w:r w:rsidR="008B58F8">
        <w:rPr>
          <w:sz w:val="24"/>
        </w:rPr>
        <w:t xml:space="preserve"> ICA</w:t>
      </w:r>
      <w:r w:rsidR="003E4CED">
        <w:rPr>
          <w:sz w:val="24"/>
        </w:rPr>
        <w:t xml:space="preserve"> i</w:t>
      </w:r>
      <w:r w:rsidR="008B58F8">
        <w:rPr>
          <w:sz w:val="24"/>
        </w:rPr>
        <w:t xml:space="preserve">n single modalities, </w:t>
      </w:r>
      <w:r w:rsidR="003E4CED">
        <w:rPr>
          <w:sz w:val="24"/>
        </w:rPr>
        <w:t>a generative model with an unknown, linear mixing process of signal components is assumed to underlie the</w:t>
      </w:r>
      <w:r w:rsidR="002C4FA8">
        <w:rPr>
          <w:sz w:val="24"/>
        </w:rPr>
        <w:t xml:space="preserve"> observed imaging or electrophysiological</w:t>
      </w:r>
      <w:r w:rsidR="003E4CED">
        <w:rPr>
          <w:sz w:val="24"/>
        </w:rPr>
        <w:t xml:space="preserve"> data. </w:t>
      </w:r>
      <w:r w:rsidR="00851E0F">
        <w:rPr>
          <w:sz w:val="24"/>
        </w:rPr>
        <w:t xml:space="preserve">The basic idea of ICA is dimension or data reduction. At first, this might seem counter-intuitive, since the goal in data fusion is maximal data usage, but analyzing EEG and fMRI poses a severe problem to any type of signal decomposition, which is high dimensionality. With usual ICA in EEG, a two-dimensional data structure </w:t>
      </w:r>
      <w:r w:rsidR="00C37074">
        <w:rPr>
          <w:sz w:val="24"/>
        </w:rPr>
        <w:t>is explored (i.e.,</w:t>
      </w:r>
      <w:r w:rsidR="00851E0F">
        <w:rPr>
          <w:sz w:val="24"/>
        </w:rPr>
        <w:t xml:space="preserve"> electrodes</w:t>
      </w:r>
      <w:r w:rsidR="00C37074">
        <w:rPr>
          <w:sz w:val="24"/>
        </w:rPr>
        <w:t xml:space="preserve"> by time</w:t>
      </w:r>
      <w:r w:rsidR="00851E0F">
        <w:rPr>
          <w:sz w:val="24"/>
        </w:rPr>
        <w:t xml:space="preserve">), which can be very conveniently displayed in an unmixing matrix. In a combined feature matrix with voxels from fMRI data, there is a large quantity of variables depicting a three-dimensional space being observed over time. This </w:t>
      </w:r>
      <w:r w:rsidR="00196158">
        <w:rPr>
          <w:sz w:val="24"/>
        </w:rPr>
        <w:t xml:space="preserve">is </w:t>
      </w:r>
      <w:r w:rsidR="00851E0F">
        <w:rPr>
          <w:sz w:val="24"/>
        </w:rPr>
        <w:t>a far more complex, multidimensional data structure, which, in order to be interpretable, has to be decomposed.</w:t>
      </w:r>
    </w:p>
    <w:p w14:paraId="502D98AC" w14:textId="6E3F43B8" w:rsidR="002C4FA8" w:rsidRDefault="003E4CED" w:rsidP="001E3C9E">
      <w:pPr>
        <w:spacing w:after="0" w:line="360" w:lineRule="auto"/>
        <w:ind w:firstLine="425"/>
        <w:jc w:val="both"/>
        <w:rPr>
          <w:sz w:val="24"/>
        </w:rPr>
      </w:pPr>
      <w:r>
        <w:rPr>
          <w:sz w:val="24"/>
        </w:rPr>
        <w:t xml:space="preserve">jICA aims at identifying </w:t>
      </w:r>
      <w:r w:rsidRPr="003E4CED">
        <w:rPr>
          <w:sz w:val="24"/>
        </w:rPr>
        <w:t>maximally independent components</w:t>
      </w:r>
      <w:r w:rsidR="002C4FA8">
        <w:rPr>
          <w:sz w:val="24"/>
        </w:rPr>
        <w:t xml:space="preserve"> from multiple </w:t>
      </w:r>
      <w:r w:rsidR="00E70A97">
        <w:rPr>
          <w:sz w:val="24"/>
        </w:rPr>
        <w:t>sources</w:t>
      </w:r>
      <w:r>
        <w:rPr>
          <w:sz w:val="24"/>
        </w:rPr>
        <w:t xml:space="preserve"> contributing to the signal</w:t>
      </w:r>
      <w:r w:rsidRPr="003E4CED">
        <w:rPr>
          <w:sz w:val="24"/>
        </w:rPr>
        <w:t xml:space="preserve"> </w:t>
      </w:r>
      <w:r>
        <w:rPr>
          <w:sz w:val="24"/>
        </w:rPr>
        <w:t>by</w:t>
      </w:r>
      <w:r w:rsidRPr="003E4CED">
        <w:rPr>
          <w:sz w:val="24"/>
        </w:rPr>
        <w:t xml:space="preserve"> unmixing signal parameters</w:t>
      </w:r>
      <w:r>
        <w:rPr>
          <w:sz w:val="24"/>
        </w:rPr>
        <w:t xml:space="preserve">. However, </w:t>
      </w:r>
      <w:r w:rsidR="00B73766">
        <w:rPr>
          <w:sz w:val="24"/>
        </w:rPr>
        <w:t>a</w:t>
      </w:r>
      <w:r>
        <w:rPr>
          <w:sz w:val="24"/>
        </w:rPr>
        <w:t xml:space="preserve"> </w:t>
      </w:r>
      <w:r w:rsidRPr="003E4CED">
        <w:rPr>
          <w:sz w:val="24"/>
        </w:rPr>
        <w:t>spatiotemporal</w:t>
      </w:r>
      <w:r w:rsidR="002C4FA8">
        <w:rPr>
          <w:sz w:val="24"/>
        </w:rPr>
        <w:t xml:space="preserve"> decomposition, instead of a purely temporal or spatial one,</w:t>
      </w:r>
      <w:r w:rsidRPr="003E4CED">
        <w:rPr>
          <w:sz w:val="24"/>
        </w:rPr>
        <w:t xml:space="preserve"> </w:t>
      </w:r>
      <w:r>
        <w:rPr>
          <w:sz w:val="24"/>
        </w:rPr>
        <w:t>is performed on at least two different data modalities</w:t>
      </w:r>
      <w:r w:rsidR="00E70A97">
        <w:rPr>
          <w:sz w:val="24"/>
        </w:rPr>
        <w:t xml:space="preserve"> to extract new features</w:t>
      </w:r>
      <w:r>
        <w:rPr>
          <w:sz w:val="24"/>
        </w:rPr>
        <w:t>.</w:t>
      </w:r>
      <w:r w:rsidR="00E70A97">
        <w:rPr>
          <w:sz w:val="24"/>
        </w:rPr>
        <w:t xml:space="preserve"> In the context of multimodal data fusion, a feature refers to a </w:t>
      </w:r>
      <w:r w:rsidR="00E70A97" w:rsidRPr="00E70A97">
        <w:rPr>
          <w:sz w:val="24"/>
        </w:rPr>
        <w:t>data</w:t>
      </w:r>
      <w:r w:rsidR="00E70A97">
        <w:rPr>
          <w:sz w:val="24"/>
        </w:rPr>
        <w:t xml:space="preserve"> </w:t>
      </w:r>
      <w:r w:rsidR="00E70A97" w:rsidRPr="00E70A97">
        <w:rPr>
          <w:sz w:val="24"/>
        </w:rPr>
        <w:t>set</w:t>
      </w:r>
      <w:r w:rsidR="00E70A97">
        <w:rPr>
          <w:sz w:val="24"/>
        </w:rPr>
        <w:t xml:space="preserve">, </w:t>
      </w:r>
      <w:r w:rsidR="00E70A97" w:rsidRPr="00E70A97">
        <w:rPr>
          <w:sz w:val="24"/>
        </w:rPr>
        <w:t>representing</w:t>
      </w:r>
      <w:r w:rsidR="00E70A97">
        <w:rPr>
          <w:sz w:val="24"/>
        </w:rPr>
        <w:t xml:space="preserve"> </w:t>
      </w:r>
      <w:r w:rsidR="00E70A97" w:rsidRPr="00E70A97">
        <w:rPr>
          <w:sz w:val="24"/>
        </w:rPr>
        <w:t>a relevant part</w:t>
      </w:r>
      <w:r w:rsidR="00E70A97">
        <w:rPr>
          <w:sz w:val="24"/>
        </w:rPr>
        <w:t xml:space="preserve"> </w:t>
      </w:r>
      <w:r w:rsidR="00E70A97" w:rsidRPr="00E70A97">
        <w:rPr>
          <w:sz w:val="24"/>
        </w:rPr>
        <w:t xml:space="preserve">of each </w:t>
      </w:r>
      <w:r w:rsidR="00E70A97">
        <w:rPr>
          <w:sz w:val="24"/>
        </w:rPr>
        <w:t xml:space="preserve">data modality, which </w:t>
      </w:r>
      <w:r w:rsidR="00E70A97" w:rsidRPr="00E70A97">
        <w:rPr>
          <w:sz w:val="24"/>
        </w:rPr>
        <w:t xml:space="preserve">contributes to </w:t>
      </w:r>
      <w:r w:rsidR="00E70A97">
        <w:rPr>
          <w:sz w:val="24"/>
        </w:rPr>
        <w:t>a data matrix as an input vector. In other words, it is a simpler data space to display links between modalities.</w:t>
      </w:r>
    </w:p>
    <w:p w14:paraId="3042656D" w14:textId="01A08B5C" w:rsidR="001C39F2" w:rsidRDefault="00E830F8" w:rsidP="002C4FA8">
      <w:pPr>
        <w:spacing w:after="0" w:line="360" w:lineRule="auto"/>
        <w:ind w:firstLine="425"/>
        <w:jc w:val="both"/>
        <w:rPr>
          <w:sz w:val="24"/>
        </w:rPr>
      </w:pPr>
      <w:r>
        <w:rPr>
          <w:sz w:val="24"/>
        </w:rPr>
        <w:lastRenderedPageBreak/>
        <w:t>In te</w:t>
      </w:r>
      <w:r w:rsidR="00862A63">
        <w:rPr>
          <w:sz w:val="24"/>
        </w:rPr>
        <w:t>rms o</w:t>
      </w:r>
      <w:r>
        <w:rPr>
          <w:sz w:val="24"/>
        </w:rPr>
        <w:t xml:space="preserve">f ERP and fMRI data, </w:t>
      </w:r>
      <w:r w:rsidR="00085DF5">
        <w:rPr>
          <w:sz w:val="24"/>
        </w:rPr>
        <w:t>a</w:t>
      </w:r>
      <w:r w:rsidR="00E70A97">
        <w:rPr>
          <w:sz w:val="24"/>
        </w:rPr>
        <w:t xml:space="preserve"> </w:t>
      </w:r>
      <w:r>
        <w:rPr>
          <w:sz w:val="24"/>
        </w:rPr>
        <w:t>spatio</w:t>
      </w:r>
      <w:r w:rsidR="00197D44">
        <w:rPr>
          <w:sz w:val="24"/>
        </w:rPr>
        <w:t>-</w:t>
      </w:r>
      <w:r>
        <w:rPr>
          <w:sz w:val="24"/>
        </w:rPr>
        <w:t>temporal decomposition</w:t>
      </w:r>
      <w:r w:rsidR="00085DF5">
        <w:rPr>
          <w:sz w:val="24"/>
        </w:rPr>
        <w:t xml:space="preserve"> from jICA</w:t>
      </w:r>
      <w:r>
        <w:rPr>
          <w:sz w:val="24"/>
        </w:rPr>
        <w:t xml:space="preserve"> refers to the</w:t>
      </w:r>
      <w:r w:rsidR="00B73766">
        <w:rPr>
          <w:sz w:val="24"/>
        </w:rPr>
        <w:t xml:space="preserve"> ERP</w:t>
      </w:r>
      <w:r>
        <w:rPr>
          <w:sz w:val="24"/>
        </w:rPr>
        <w:t xml:space="preserve"> time course and voxel intensity.</w:t>
      </w:r>
      <w:r w:rsidR="002C4FA8">
        <w:rPr>
          <w:sz w:val="24"/>
        </w:rPr>
        <w:t xml:space="preserve"> </w:t>
      </w:r>
      <w:r w:rsidR="00085DF5">
        <w:rPr>
          <w:sz w:val="24"/>
        </w:rPr>
        <w:t>However</w:t>
      </w:r>
      <w:r w:rsidR="003E4CED">
        <w:rPr>
          <w:sz w:val="24"/>
        </w:rPr>
        <w:t xml:space="preserve">, </w:t>
      </w:r>
      <w:r>
        <w:rPr>
          <w:sz w:val="24"/>
        </w:rPr>
        <w:t>the jICA</w:t>
      </w:r>
      <w:r w:rsidR="003E4CED">
        <w:rPr>
          <w:sz w:val="24"/>
        </w:rPr>
        <w:t xml:space="preserve"> adds a strong constraint</w:t>
      </w:r>
      <w:r w:rsidR="005C0B78">
        <w:rPr>
          <w:sz w:val="24"/>
        </w:rPr>
        <w:t xml:space="preserve"> by assuming that</w:t>
      </w:r>
      <w:r w:rsidR="003E4CED">
        <w:rPr>
          <w:sz w:val="24"/>
        </w:rPr>
        <w:t xml:space="preserve"> </w:t>
      </w:r>
      <w:r w:rsidR="00085DF5">
        <w:rPr>
          <w:sz w:val="24"/>
        </w:rPr>
        <w:t>neuronal sources</w:t>
      </w:r>
      <w:r w:rsidR="005C0B78">
        <w:rPr>
          <w:sz w:val="24"/>
        </w:rPr>
        <w:t xml:space="preserve"> associated with the two data modalities</w:t>
      </w:r>
      <w:r w:rsidR="005A460E" w:rsidRPr="005A460E">
        <w:rPr>
          <w:sz w:val="24"/>
        </w:rPr>
        <w:t xml:space="preserve"> </w:t>
      </w:r>
      <w:r w:rsidR="00196158">
        <w:rPr>
          <w:sz w:val="24"/>
        </w:rPr>
        <w:t>vary</w:t>
      </w:r>
      <w:r w:rsidR="005A460E" w:rsidRPr="005A460E">
        <w:rPr>
          <w:sz w:val="24"/>
        </w:rPr>
        <w:t xml:space="preserve"> the same way across subjects</w:t>
      </w:r>
      <w:r w:rsidR="005C0B78">
        <w:rPr>
          <w:sz w:val="24"/>
        </w:rPr>
        <w:t>.</w:t>
      </w:r>
      <w:r w:rsidR="004C5AED">
        <w:rPr>
          <w:sz w:val="24"/>
        </w:rPr>
        <w:t xml:space="preserve"> Therefore, only </w:t>
      </w:r>
      <w:r w:rsidR="00085DF5">
        <w:rPr>
          <w:sz w:val="24"/>
        </w:rPr>
        <w:t>features</w:t>
      </w:r>
      <w:r w:rsidR="004C5AED">
        <w:rPr>
          <w:sz w:val="24"/>
        </w:rPr>
        <w:t xml:space="preserve"> with identical linear covariation are extracted from the unmixed data matrix. Correspondingly, beta weights are assigned to pairs of components from both data modalities</w:t>
      </w:r>
      <w:r w:rsidR="00486FF9">
        <w:rPr>
          <w:sz w:val="24"/>
        </w:rPr>
        <w:t xml:space="preserve"> (see Fig. 3</w:t>
      </w:r>
      <w:r w:rsidR="009420B0">
        <w:rPr>
          <w:sz w:val="24"/>
        </w:rPr>
        <w:t>)</w:t>
      </w:r>
      <w:r w:rsidR="004C5AED">
        <w:rPr>
          <w:sz w:val="24"/>
        </w:rPr>
        <w:t xml:space="preserve">. </w:t>
      </w:r>
      <w:r w:rsidR="00836683">
        <w:rPr>
          <w:sz w:val="24"/>
        </w:rPr>
        <w:t>When extracting complementary components from</w:t>
      </w:r>
      <w:r w:rsidR="004C5AED">
        <w:rPr>
          <w:sz w:val="24"/>
        </w:rPr>
        <w:t xml:space="preserve"> </w:t>
      </w:r>
      <w:r w:rsidR="00836683">
        <w:rPr>
          <w:sz w:val="24"/>
        </w:rPr>
        <w:t>ERP time courses</w:t>
      </w:r>
      <w:r w:rsidR="004C5AED">
        <w:rPr>
          <w:sz w:val="24"/>
        </w:rPr>
        <w:t xml:space="preserve"> and fMRI</w:t>
      </w:r>
      <w:r w:rsidR="00836683">
        <w:rPr>
          <w:sz w:val="24"/>
        </w:rPr>
        <w:t xml:space="preserve"> contrasts</w:t>
      </w:r>
      <w:r w:rsidR="004C5AED">
        <w:rPr>
          <w:sz w:val="24"/>
        </w:rPr>
        <w:t>, each time point in the extracted ERP</w:t>
      </w:r>
      <w:r w:rsidR="00C02140">
        <w:rPr>
          <w:sz w:val="24"/>
        </w:rPr>
        <w:t xml:space="preserve"> time course</w:t>
      </w:r>
      <w:r w:rsidR="00836683">
        <w:rPr>
          <w:sz w:val="24"/>
        </w:rPr>
        <w:t xml:space="preserve"> is assigned</w:t>
      </w:r>
      <w:r w:rsidR="004C5AED">
        <w:rPr>
          <w:sz w:val="24"/>
        </w:rPr>
        <w:t xml:space="preserve"> a combinat</w:t>
      </w:r>
      <w:r w:rsidR="00836683">
        <w:rPr>
          <w:sz w:val="24"/>
        </w:rPr>
        <w:t>ion of the associated fMRI voxels</w:t>
      </w:r>
      <w:r w:rsidR="004C5AED">
        <w:rPr>
          <w:sz w:val="24"/>
        </w:rPr>
        <w:t>, adding spatial to the temporal data.</w:t>
      </w:r>
      <w:r w:rsidR="002C4FA8">
        <w:rPr>
          <w:sz w:val="24"/>
        </w:rPr>
        <w:t xml:space="preserve"> Here, of course, an assignment of voxel clusters to ERP time courses should not be interpreted as increased temporal resolution in the fMRI data, since the amount of observations (i.e., volumes) per variable (i.e., voxels) has not changed. Averaged voxel clusters associated with time points are better seen as a correlate of the variance found in the ERP time course.</w:t>
      </w:r>
    </w:p>
    <w:p w14:paraId="7E39DF3C" w14:textId="2A7FA5AE" w:rsidR="00E830F8" w:rsidRDefault="002C4FA8" w:rsidP="00522F58">
      <w:pPr>
        <w:spacing w:after="0" w:line="360" w:lineRule="auto"/>
        <w:ind w:firstLine="425"/>
        <w:jc w:val="both"/>
        <w:rPr>
          <w:sz w:val="24"/>
        </w:rPr>
      </w:pPr>
      <w:r>
        <w:rPr>
          <w:noProof/>
          <w:sz w:val="24"/>
          <w:lang w:val="de-DE" w:eastAsia="de-DE"/>
        </w:rPr>
        <mc:AlternateContent>
          <mc:Choice Requires="wpg">
            <w:drawing>
              <wp:anchor distT="0" distB="360045" distL="114300" distR="114300" simplePos="0" relativeHeight="251660288" behindDoc="0" locked="0" layoutInCell="1" allowOverlap="1" wp14:anchorId="25FC9787" wp14:editId="38F2FA02">
                <wp:simplePos x="0" y="0"/>
                <wp:positionH relativeFrom="column">
                  <wp:posOffset>-53634</wp:posOffset>
                </wp:positionH>
                <wp:positionV relativeFrom="page">
                  <wp:posOffset>1043921</wp:posOffset>
                </wp:positionV>
                <wp:extent cx="5760000" cy="2707200"/>
                <wp:effectExtent l="0" t="0" r="6350" b="0"/>
                <wp:wrapTopAndBottom/>
                <wp:docPr id="22" name="Gruppieren 22"/>
                <wp:cNvGraphicFramePr/>
                <a:graphic xmlns:a="http://schemas.openxmlformats.org/drawingml/2006/main">
                  <a:graphicData uri="http://schemas.microsoft.com/office/word/2010/wordprocessingGroup">
                    <wpg:wgp>
                      <wpg:cNvGrpSpPr/>
                      <wpg:grpSpPr>
                        <a:xfrm>
                          <a:off x="0" y="0"/>
                          <a:ext cx="5760000" cy="2707200"/>
                          <a:chOff x="0" y="0"/>
                          <a:chExt cx="5760720" cy="2717707"/>
                        </a:xfrm>
                      </wpg:grpSpPr>
                      <wps:wsp>
                        <wps:cNvPr id="3" name="Textfeld 2"/>
                        <wps:cNvSpPr txBox="1">
                          <a:spLocks noChangeArrowheads="1"/>
                        </wps:cNvSpPr>
                        <wps:spPr bwMode="auto">
                          <a:xfrm>
                            <a:off x="304800" y="2031907"/>
                            <a:ext cx="5353050" cy="685800"/>
                          </a:xfrm>
                          <a:prstGeom prst="rect">
                            <a:avLst/>
                          </a:prstGeom>
                          <a:solidFill>
                            <a:srgbClr val="FFFFFF"/>
                          </a:solidFill>
                          <a:ln w="9525">
                            <a:noFill/>
                            <a:miter lim="800000"/>
                            <a:headEnd/>
                            <a:tailEnd/>
                          </a:ln>
                        </wps:spPr>
                        <wps:txbx>
                          <w:txbxContent>
                            <w:p w14:paraId="0FBFC4E4" w14:textId="134A0EB3" w:rsidR="000B73FD" w:rsidRPr="00753038" w:rsidRDefault="000B73FD" w:rsidP="009420B0">
                              <w:pPr>
                                <w:jc w:val="both"/>
                              </w:pPr>
                              <w:r>
                                <w:t>Fig. 3</w:t>
                              </w:r>
                              <w:r w:rsidRPr="00753038">
                                <w:t>.</w:t>
                              </w:r>
                              <w:r>
                                <w:t xml:space="preserve"> Illustration of j</w:t>
                              </w:r>
                              <w:r w:rsidRPr="009420B0">
                                <w:t>ICA</w:t>
                              </w:r>
                              <w:r>
                                <w:t xml:space="preserve"> with coupled feature matrix of multimodal datasets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oMath>
                              <w:r>
                                <w:rPr>
                                  <w:rFonts w:eastAsiaTheme="minorEastAsia"/>
                                </w:rPr>
                                <w:t xml:space="preserve"> in a shared data matrix (left) and in an umixed matrix with shared beta weights (right) adapted from Calhoun and Adali </w:t>
                              </w:r>
                              <w:r>
                                <w:rPr>
                                  <w:rFonts w:eastAsiaTheme="minorEastAsia"/>
                                </w:rPr>
                                <w:fldChar w:fldCharType="begin" w:fldLock="1"/>
                              </w:r>
                              <w:r>
                                <w:rPr>
                                  <w:rFonts w:eastAsiaTheme="minorEastAsia"/>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"(2009)", "plainTextFormattedCitation" : "(V. D. Calhoun &amp; Adali, 2009)", "previouslyFormattedCitation" : "(V. D. Calhoun &amp; Adali, 2009)" }, "properties" : {  }, "schema" : "https://github.com/citation-style-language/schema/raw/master/csl-citation.json" }</w:instrText>
                              </w:r>
                              <w:r>
                                <w:rPr>
                                  <w:rFonts w:eastAsiaTheme="minorEastAsia"/>
                                </w:rPr>
                                <w:fldChar w:fldCharType="separate"/>
                              </w:r>
                              <w:r>
                                <w:rPr>
                                  <w:rFonts w:eastAsiaTheme="minorEastAsia"/>
                                  <w:noProof/>
                                </w:rPr>
                                <w:t>(</w:t>
                              </w:r>
                              <w:r w:rsidRPr="009420B0">
                                <w:rPr>
                                  <w:rFonts w:eastAsiaTheme="minorEastAsia"/>
                                  <w:noProof/>
                                </w:rPr>
                                <w:t>2009)</w:t>
                              </w:r>
                              <w:r>
                                <w:rPr>
                                  <w:rFonts w:eastAsiaTheme="minorEastAsia"/>
                                </w:rPr>
                                <w:fldChar w:fldCharType="end"/>
                              </w:r>
                              <w:r>
                                <w:rPr>
                                  <w:rFonts w:eastAsiaTheme="minorEastAsia"/>
                                </w:rPr>
                                <w:t xml:space="preserve">. </w:t>
                              </w:r>
                            </w:p>
                          </w:txbxContent>
                        </wps:txbx>
                        <wps:bodyPr rot="0" vert="horz" wrap="square" lIns="91440" tIns="45720" rIns="91440" bIns="46800" anchor="t" anchorCtr="0">
                          <a:noAutofit/>
                        </wps:bodyPr>
                      </wps:wsp>
                      <pic:pic xmlns:pic="http://schemas.openxmlformats.org/drawingml/2006/picture">
                        <pic:nvPicPr>
                          <pic:cNvPr id="21" name="Grafik 21"/>
                          <pic:cNvPicPr>
                            <a:picLocks noChangeAspect="1"/>
                          </pic:cNvPicPr>
                        </pic:nvPicPr>
                        <pic:blipFill rotWithShape="1">
                          <a:blip r:embed="rId17">
                            <a:extLst>
                              <a:ext uri="{28A0092B-C50C-407E-A947-70E740481C1C}">
                                <a14:useLocalDpi xmlns:a14="http://schemas.microsoft.com/office/drawing/2010/main" val="0"/>
                              </a:ext>
                            </a:extLst>
                          </a:blip>
                          <a:srcRect b="9636"/>
                          <a:stretch/>
                        </pic:blipFill>
                        <pic:spPr>
                          <a:xfrm>
                            <a:off x="0" y="0"/>
                            <a:ext cx="5760720" cy="192742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FC9787" id="Gruppieren 22" o:spid="_x0000_s1044" style="position:absolute;left:0;text-align:left;margin-left:-4.2pt;margin-top:82.2pt;width:453.55pt;height:213.15pt;z-index:251660288;mso-wrap-distance-bottom:28.35pt;mso-position-vertical-relative:page;mso-width-relative:margin;mso-height-relative:margin" coordsize="57607,271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">
                <v:shape id="Textfeld 2" o:spid="_x0000_s1045" type="#_x0000_t202" style="position:absolute;left:3048;top:20319;width:53530;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" stroked="f">
                  <v:textbox inset=",,,1.3mm">
                    <w:txbxContent>
                      <w:p w14:paraId="0FBFC4E4" w14:textId="134A0EB3" w:rsidR="000B73FD" w:rsidRPr="00753038" w:rsidRDefault="000B73FD" w:rsidP="009420B0">
                        <w:pPr>
                          <w:jc w:val="both"/>
                        </w:pPr>
                        <w:r>
                          <w:t>Fig. 3</w:t>
                        </w:r>
                        <w:r w:rsidRPr="00753038">
                          <w:t>.</w:t>
                        </w:r>
                        <w:r>
                          <w:t xml:space="preserve"> Illustration of </w:t>
                        </w:r>
                        <w:proofErr w:type="spellStart"/>
                        <w:r>
                          <w:t>j</w:t>
                        </w:r>
                        <w:r w:rsidRPr="009420B0">
                          <w:t>ICA</w:t>
                        </w:r>
                        <w:proofErr w:type="spellEnd"/>
                        <w:r>
                          <w:t xml:space="preserve"> with coupled feature matrix of multimodal datasets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oMath>
                        <w:r>
                          <w:rPr>
                            <w:rFonts w:eastAsiaTheme="minorEastAsia"/>
                          </w:rPr>
                          <w:t xml:space="preserve"> in a shared data matrix (left) and in an umixed matrix with shared beta weights (right) adapted from Calhoun and Adali </w:t>
                        </w:r>
                        <w:r>
                          <w:rPr>
                            <w:rFonts w:eastAsiaTheme="minorEastAsia"/>
                          </w:rPr>
                          <w:fldChar w:fldCharType="begin" w:fldLock="1"/>
                        </w:r>
                        <w:r>
                          <w:rPr>
                            <w:rFonts w:eastAsiaTheme="minorEastAsia"/>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"(2009)", "plainTextFormattedCitation" : "(V. D. Calhoun &amp; Adali, 2009)", "previouslyFormattedCitation" : "(V. D. Calhoun &amp; Adali, 2009)" }, "properties" : {  }, "schema" : "https://github.com/citation-style-language/schema/raw/master/csl-citation.json" }</w:instrText>
                        </w:r>
                        <w:r>
                          <w:rPr>
                            <w:rFonts w:eastAsiaTheme="minorEastAsia"/>
                          </w:rPr>
                          <w:fldChar w:fldCharType="separate"/>
                        </w:r>
                        <w:r>
                          <w:rPr>
                            <w:rFonts w:eastAsiaTheme="minorEastAsia"/>
                            <w:noProof/>
                          </w:rPr>
                          <w:t>(</w:t>
                        </w:r>
                        <w:r w:rsidRPr="009420B0">
                          <w:rPr>
                            <w:rFonts w:eastAsiaTheme="minorEastAsia"/>
                            <w:noProof/>
                          </w:rPr>
                          <w:t>2009)</w:t>
                        </w:r>
                        <w:r>
                          <w:rPr>
                            <w:rFonts w:eastAsiaTheme="minorEastAsia"/>
                          </w:rPr>
                          <w:fldChar w:fldCharType="end"/>
                        </w:r>
                        <w:r>
                          <w:rPr>
                            <w:rFonts w:eastAsiaTheme="minorEastAsia"/>
                          </w:rPr>
                          <w:t xml:space="preserve">. </w:t>
                        </w:r>
                      </w:p>
                    </w:txbxContent>
                  </v:textbox>
                </v:shape>
                <v:shape id="Grafik 21" o:spid="_x0000_s1046" type="#_x0000_t75" style="position:absolute;width:57607;height:19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">
                  <v:imagedata r:id="rId18" o:title="" cropbottom="6315f"/>
                </v:shape>
                <w10:wrap type="topAndBottom" anchory="page"/>
              </v:group>
            </w:pict>
          </mc:Fallback>
        </mc:AlternateContent>
      </w:r>
      <w:r w:rsidR="004C5AED">
        <w:rPr>
          <w:sz w:val="24"/>
        </w:rPr>
        <w:t xml:space="preserve">The likelihood function used in the jICA is similar to </w:t>
      </w:r>
      <w:r>
        <w:rPr>
          <w:sz w:val="24"/>
        </w:rPr>
        <w:t>common</w:t>
      </w:r>
      <w:r w:rsidR="004C5AED">
        <w:rPr>
          <w:sz w:val="24"/>
        </w:rPr>
        <w:t xml:space="preserve"> ICA as well. </w:t>
      </w:r>
      <w:r w:rsidR="00E830F8">
        <w:rPr>
          <w:sz w:val="24"/>
        </w:rPr>
        <w:t xml:space="preserve">The joint unmixing data matrix W of two datasets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F</m:t>
            </m:r>
          </m:sub>
        </m:sSub>
      </m:oMath>
      <w:r w:rsidR="00E830F8">
        <w:rPr>
          <w:rFonts w:eastAsiaTheme="minorEastAsia"/>
          <w:sz w:val="24"/>
        </w:rPr>
        <w:t xml:space="preserve"> and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G</m:t>
            </m:r>
          </m:sub>
        </m:sSub>
      </m:oMath>
      <w:r w:rsidR="00E830F8">
        <w:rPr>
          <w:sz w:val="24"/>
        </w:rPr>
        <w:t xml:space="preserve"> from the same sample of test subjects N</w:t>
      </w:r>
      <w:r w:rsidR="004C5AED">
        <w:rPr>
          <w:sz w:val="24"/>
        </w:rPr>
        <w:t xml:space="preserve"> </w:t>
      </w:r>
      <w:r w:rsidR="00E830F8">
        <w:rPr>
          <w:sz w:val="24"/>
        </w:rPr>
        <w:t>is estimated so that the likelihood L(W) is maximal. In the estimated unmixing matrix each dataset has the dimension</w:t>
      </w:r>
      <w:r w:rsidR="00C95113">
        <w:rPr>
          <w:sz w:val="24"/>
        </w:rPr>
        <w:t>s</w:t>
      </w:r>
      <w:r w:rsidR="00E830F8">
        <w:rPr>
          <w:sz w:val="24"/>
        </w:rPr>
        <w:t xml:space="preserve"> N and voxels</w:t>
      </w:r>
      <w:r w:rsidR="00C95113">
        <w:rPr>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oMath>
      <w:r w:rsidR="00C95113">
        <w:rPr>
          <w:rFonts w:eastAsiaTheme="minorEastAsia"/>
          <w:sz w:val="24"/>
        </w:rPr>
        <w:t>)</w:t>
      </w:r>
      <w:r w:rsidR="00E830F8">
        <w:rPr>
          <w:sz w:val="24"/>
        </w:rPr>
        <w:t xml:space="preserve"> or ERP time course</w:t>
      </w:r>
      <w:r w:rsidR="00C95113">
        <w:rPr>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oMath>
      <w:r w:rsidR="00C95113">
        <w:rPr>
          <w:rFonts w:eastAsiaTheme="minorEastAsia"/>
          <w:sz w:val="24"/>
        </w:rPr>
        <w:t>)</w:t>
      </w:r>
      <w:r w:rsidR="00E830F8">
        <w:rPr>
          <w:sz w:val="24"/>
        </w:rPr>
        <w:t>. The</w:t>
      </w:r>
      <w:r w:rsidR="00C95113">
        <w:rPr>
          <w:sz w:val="24"/>
        </w:rPr>
        <w:t xml:space="preserve"> basic</w:t>
      </w:r>
      <w:r w:rsidR="00E830F8">
        <w:rPr>
          <w:sz w:val="24"/>
        </w:rPr>
        <w:t xml:space="preserve"> estimation of </w:t>
      </w:r>
      <w:r w:rsidR="00C95113">
        <w:rPr>
          <w:sz w:val="24"/>
        </w:rPr>
        <w:t>L(W)</w:t>
      </w:r>
      <w:r>
        <w:rPr>
          <w:sz w:val="24"/>
        </w:rPr>
        <w:t xml:space="preserve"> follows formula (1),</w:t>
      </w:r>
    </w:p>
    <w:p w14:paraId="0D35FC6F" w14:textId="344CDD89" w:rsidR="00C95113" w:rsidRPr="00DA0B8C" w:rsidRDefault="00C95113" w:rsidP="006D3AC3">
      <w:pPr>
        <w:spacing w:before="120" w:after="120" w:line="360" w:lineRule="auto"/>
        <w:ind w:left="425"/>
        <w:jc w:val="both"/>
        <w:rPr>
          <w:sz w:val="28"/>
        </w:rPr>
      </w:pPr>
      <w:r w:rsidRPr="00DA0B8C">
        <w:rPr>
          <w:rFonts w:eastAsiaTheme="minorEastAsia"/>
          <w:sz w:val="28"/>
        </w:rPr>
        <w:t xml:space="preserve"> </w:t>
      </w:r>
      <m:oMath>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hAnsi="Cambria Math"/>
            <w:sz w:val="28"/>
          </w:rPr>
          <m:t xml:space="preserve"> L(W)= </m:t>
        </m:r>
        <m:nary>
          <m:naryPr>
            <m:chr m:val="∏"/>
            <m:limLoc m:val="undOvr"/>
            <m:ctrlPr>
              <w:rPr>
                <w:rFonts w:ascii="Cambria Math" w:hAnsi="Cambria Math"/>
                <w:i/>
                <w:sz w:val="28"/>
              </w:rPr>
            </m:ctrlPr>
          </m:naryPr>
          <m:sub>
            <m:r>
              <w:rPr>
                <w:rFonts w:ascii="Cambria Math" w:hAnsi="Cambria Math"/>
                <w:sz w:val="28"/>
              </w:rPr>
              <m:t>n=1</m:t>
            </m:r>
          </m:sub>
          <m:sup>
            <m:r>
              <w:rPr>
                <w:rFonts w:ascii="Cambria Math" w:hAnsi="Cambria Math"/>
                <w:sz w:val="28"/>
              </w:rPr>
              <m:t>N</m:t>
            </m:r>
          </m:sup>
          <m:e>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v=1</m:t>
                </m:r>
              </m:sub>
              <m:sup>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sup>
              <m:e>
                <m:sSub>
                  <m:sSubPr>
                    <m:ctrlPr>
                      <w:rPr>
                        <w:rFonts w:ascii="Cambria Math" w:hAnsi="Cambria Math"/>
                        <w:i/>
                        <w:sz w:val="28"/>
                      </w:rPr>
                    </m:ctrlPr>
                  </m:sSubPr>
                  <m:e>
                    <m:r>
                      <w:rPr>
                        <w:rFonts w:ascii="Cambria Math" w:hAnsi="Cambria Math"/>
                        <w:sz w:val="28"/>
                      </w:rPr>
                      <m:t>p</m:t>
                    </m:r>
                  </m:e>
                  <m:sub>
                    <m:r>
                      <w:rPr>
                        <w:rFonts w:ascii="Cambria Math" w:hAnsi="Cambria Math"/>
                        <w:sz w:val="28"/>
                      </w:rPr>
                      <m:t>F, n</m:t>
                    </m:r>
                  </m:sub>
                </m:sSub>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u</m:t>
                        </m:r>
                      </m:e>
                      <m:sub>
                        <m:r>
                          <w:rPr>
                            <w:rFonts w:ascii="Cambria Math" w:hAnsi="Cambria Math"/>
                            <w:sz w:val="28"/>
                          </w:rPr>
                          <m:t>F, v</m:t>
                        </m:r>
                      </m:sub>
                    </m:sSub>
                  </m:e>
                </m:d>
              </m:e>
            </m:nary>
            <m:nary>
              <m:naryPr>
                <m:chr m:val="∏"/>
                <m:limLoc m:val="undOvr"/>
                <m:ctrlPr>
                  <w:rPr>
                    <w:rFonts w:ascii="Cambria Math" w:hAnsi="Cambria Math"/>
                    <w:i/>
                    <w:sz w:val="28"/>
                  </w:rPr>
                </m:ctrlPr>
              </m:naryPr>
              <m:sub>
                <m:r>
                  <w:rPr>
                    <w:rFonts w:ascii="Cambria Math" w:hAnsi="Cambria Math"/>
                    <w:sz w:val="28"/>
                  </w:rPr>
                  <m:t>v=1</m:t>
                </m:r>
              </m:sub>
              <m:sup>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sup>
              <m:e>
                <m:sSub>
                  <m:sSubPr>
                    <m:ctrlPr>
                      <w:rPr>
                        <w:rFonts w:ascii="Cambria Math" w:hAnsi="Cambria Math"/>
                        <w:i/>
                        <w:sz w:val="28"/>
                      </w:rPr>
                    </m:ctrlPr>
                  </m:sSubPr>
                  <m:e>
                    <m:r>
                      <w:rPr>
                        <w:rFonts w:ascii="Cambria Math" w:hAnsi="Cambria Math"/>
                        <w:sz w:val="28"/>
                      </w:rPr>
                      <m:t>p</m:t>
                    </m:r>
                  </m:e>
                  <m:sub>
                    <m:r>
                      <w:rPr>
                        <w:rFonts w:ascii="Cambria Math" w:hAnsi="Cambria Math"/>
                        <w:sz w:val="28"/>
                      </w:rPr>
                      <m:t>G, n</m:t>
                    </m:r>
                  </m:sub>
                </m:sSub>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u</m:t>
                        </m:r>
                      </m:e>
                      <m:sub>
                        <m:r>
                          <w:rPr>
                            <w:rFonts w:ascii="Cambria Math" w:hAnsi="Cambria Math"/>
                            <w:sz w:val="28"/>
                          </w:rPr>
                          <m:t>G, v</m:t>
                        </m:r>
                      </m:sub>
                    </m:sSub>
                  </m:e>
                </m:d>
              </m:e>
            </m:nary>
            <m:r>
              <w:rPr>
                <w:rFonts w:ascii="Cambria Math" w:hAnsi="Cambria Math"/>
                <w:sz w:val="28"/>
              </w:rPr>
              <m:t>)</m:t>
            </m:r>
          </m:e>
        </m:nary>
      </m:oMath>
      <w:r w:rsidRPr="00DA0B8C">
        <w:rPr>
          <w:rFonts w:eastAsiaTheme="minorEastAsia"/>
          <w:sz w:val="28"/>
        </w:rPr>
        <w:t xml:space="preserve"> ,</w:t>
      </w:r>
    </w:p>
    <w:p w14:paraId="6B21D6B5" w14:textId="77777777" w:rsidR="00C95113" w:rsidRDefault="00C95113" w:rsidP="00522F58">
      <w:pPr>
        <w:spacing w:after="0" w:line="360" w:lineRule="auto"/>
        <w:ind w:firstLine="425"/>
        <w:jc w:val="both"/>
        <w:rPr>
          <w:rFonts w:eastAsiaTheme="minorEastAsia"/>
          <w:sz w:val="24"/>
        </w:rPr>
      </w:pPr>
      <w:r>
        <w:rPr>
          <w:sz w:val="24"/>
        </w:rPr>
        <w:t>where</w:t>
      </w:r>
      <w:r w:rsidR="00866A11">
        <w:rPr>
          <w:sz w:val="24"/>
        </w:rPr>
        <w:t xml:space="preserve"> the vectors</w:t>
      </w:r>
      <w:r>
        <w:rPr>
          <w:sz w:val="24"/>
        </w:rPr>
        <w:t xml:space="preserve"> </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F</m:t>
            </m:r>
          </m:sub>
        </m:sSub>
        <m:r>
          <w:rPr>
            <w:rFonts w:ascii="Cambria Math" w:hAnsi="Cambria Math"/>
            <w:sz w:val="24"/>
          </w:rPr>
          <m:t xml:space="preserve"> </m:t>
        </m:r>
      </m:oMath>
      <w:r>
        <w:rPr>
          <w:rFonts w:eastAsiaTheme="minorEastAsia"/>
          <w:sz w:val="24"/>
        </w:rPr>
        <w:t xml:space="preserve">and </w:t>
      </w: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G</m:t>
            </m:r>
          </m:sub>
        </m:sSub>
      </m:oMath>
      <w:r>
        <w:rPr>
          <w:rFonts w:eastAsiaTheme="minorEastAsia"/>
          <w:sz w:val="24"/>
        </w:rPr>
        <w:t xml:space="preserve"> represent</w:t>
      </w:r>
      <w:r w:rsidR="00BF2B56">
        <w:rPr>
          <w:rFonts w:eastAsiaTheme="minorEastAsia"/>
          <w:sz w:val="24"/>
        </w:rPr>
        <w:t xml:space="preserve"> observations for sample n = 1,… </w:t>
      </w:r>
      <w:r w:rsidR="00BF2B56" w:rsidRPr="00BF2B56">
        <w:rPr>
          <w:rFonts w:eastAsiaTheme="minorEastAsia"/>
          <w:sz w:val="24"/>
        </w:rPr>
        <w:t>, N</w:t>
      </w:r>
      <w:r w:rsidR="00BF2B56">
        <w:rPr>
          <w:rFonts w:eastAsiaTheme="minorEastAsia"/>
          <w:sz w:val="24"/>
        </w:rPr>
        <w:t xml:space="preserve"> in the matrices </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F</m:t>
            </m:r>
          </m:sub>
        </m:sSub>
        <m:r>
          <w:rPr>
            <w:rFonts w:ascii="Cambria Math" w:hAnsi="Cambria Math"/>
            <w:sz w:val="24"/>
          </w:rPr>
          <m:t xml:space="preserve"> </m:t>
        </m:r>
      </m:oMath>
      <w:r w:rsidR="00BF2B56">
        <w:rPr>
          <w:rFonts w:eastAsiaTheme="minorEastAsia"/>
          <w:sz w:val="24"/>
        </w:rPr>
        <w:t xml:space="preserve">and </w:t>
      </w: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G</m:t>
            </m:r>
          </m:sub>
        </m:sSub>
      </m:oMath>
      <w:r w:rsidR="00836683">
        <w:rPr>
          <w:rFonts w:eastAsiaTheme="minorEastAsia"/>
          <w:sz w:val="24"/>
        </w:rPr>
        <w:t xml:space="preserve"> </w:t>
      </w:r>
      <w:r w:rsidR="00836683">
        <w:rPr>
          <w:rFonts w:eastAsiaTheme="minorEastAsia"/>
          <w:sz w:val="24"/>
        </w:rPr>
        <w:fldChar w:fldCharType="begin" w:fldLock="1"/>
      </w:r>
      <w:r w:rsidR="00993314">
        <w:rPr>
          <w:rFonts w:eastAsiaTheme="minorEastAsia"/>
          <w:sz w:val="24"/>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"(Calhoun &amp; Adali, 2009)", "plainTextFormattedCitation" : "(V. D. Calhoun &amp; Adali, 2009)", "previouslyFormattedCitation" : "(V. D. Calhoun &amp; Adali, 2009)" }, "properties" : {  }, "schema" : "https://github.com/citation-style-language/schema/raw/master/csl-citation.json" }</w:instrText>
      </w:r>
      <w:r w:rsidR="00836683">
        <w:rPr>
          <w:rFonts w:eastAsiaTheme="minorEastAsia"/>
          <w:sz w:val="24"/>
        </w:rPr>
        <w:fldChar w:fldCharType="separate"/>
      </w:r>
      <w:r w:rsidR="00836683">
        <w:rPr>
          <w:rFonts w:eastAsiaTheme="minorEastAsia"/>
          <w:noProof/>
          <w:sz w:val="24"/>
        </w:rPr>
        <w:t>(</w:t>
      </w:r>
      <w:r w:rsidR="00836683" w:rsidRPr="00836683">
        <w:rPr>
          <w:rFonts w:eastAsiaTheme="minorEastAsia"/>
          <w:noProof/>
          <w:sz w:val="24"/>
        </w:rPr>
        <w:t>Calhoun &amp; Adali, 2009)</w:t>
      </w:r>
      <w:r w:rsidR="00836683">
        <w:rPr>
          <w:rFonts w:eastAsiaTheme="minorEastAsia"/>
          <w:sz w:val="24"/>
        </w:rPr>
        <w:fldChar w:fldCharType="end"/>
      </w:r>
      <w:r w:rsidR="00BF2B56">
        <w:rPr>
          <w:rFonts w:eastAsiaTheme="minorEastAsia"/>
          <w:sz w:val="24"/>
        </w:rPr>
        <w:t>.</w:t>
      </w:r>
      <w:r w:rsidR="00940CBA" w:rsidRPr="00940CBA">
        <w:rPr>
          <w:noProof/>
          <w:lang w:eastAsia="en-GB"/>
        </w:rPr>
        <w:t xml:space="preserve"> </w:t>
      </w:r>
    </w:p>
    <w:p w14:paraId="0C36DA4A" w14:textId="1D26FAC8" w:rsidR="009420B0" w:rsidRDefault="002C4FA8" w:rsidP="00522F58">
      <w:pPr>
        <w:spacing w:after="0" w:line="360" w:lineRule="auto"/>
        <w:ind w:firstLine="425"/>
        <w:jc w:val="both"/>
        <w:rPr>
          <w:rFonts w:eastAsiaTheme="minorEastAsia"/>
          <w:sz w:val="24"/>
        </w:rPr>
      </w:pPr>
      <w:r>
        <w:rPr>
          <w:rFonts w:eastAsiaTheme="minorEastAsia"/>
          <w:sz w:val="24"/>
        </w:rPr>
        <w:lastRenderedPageBreak/>
        <w:t>As mentioned in section 1.1, with</w:t>
      </w:r>
      <w:r w:rsidR="00BF2B56">
        <w:rPr>
          <w:rFonts w:eastAsiaTheme="minorEastAsia"/>
          <w:sz w:val="24"/>
        </w:rPr>
        <w:t xml:space="preserve"> this </w:t>
      </w:r>
      <w:r w:rsidR="00197D44">
        <w:rPr>
          <w:rFonts w:eastAsiaTheme="minorEastAsia"/>
          <w:sz w:val="24"/>
        </w:rPr>
        <w:t>method</w:t>
      </w:r>
      <w:r w:rsidR="00BF2B56">
        <w:rPr>
          <w:rFonts w:eastAsiaTheme="minorEastAsia"/>
          <w:sz w:val="24"/>
        </w:rPr>
        <w:t xml:space="preserve"> for multimodal data fusion Kyathanahally et al. </w:t>
      </w:r>
      <w:r w:rsidR="00BF2B56">
        <w:rPr>
          <w:rFonts w:eastAsiaTheme="minorEastAsia"/>
          <w:sz w:val="24"/>
        </w:rPr>
        <w:fldChar w:fldCharType="begin" w:fldLock="1"/>
      </w:r>
      <w:r w:rsidR="00993314">
        <w:rPr>
          <w:rFonts w:eastAsiaTheme="minorEastAsia"/>
          <w:sz w:val="24"/>
        </w:rPr>
        <w:instrText>ADDIN CSL_CITATION { "citationItems" : [ { "id" : "ITEM-1", "itemData" : { "DOI" : "10.1109/JBHI.2016.2590434", "ISSN" : "2168-2194", "PMID" : "27416610", "abstract" : "Human decision-making is a multidimensional construct, driven by a complex interplay between external factors, internal biases and computational capacity constraints. Here we propose a layered approach to experimental design in which multiple tasks - from simple to complex - with additional layers of complexity introduced at each stage, are incorporated for investigating decision-making. This is demonstrated using tasks involving intertemporal choice between immediate and future prospects. Previous functional magnetic resonance imaging (fMRI) and electroencephalographic (EEG) studies have separately investigated the spatial and temporal neural substrates, respectively, of specific factors underlying decision making. In contrast, we performed simultaneous acquisition of EEG/fMRI data and fusion of both modalities using joint independent component analysis (jICA) such that: (i) the native temporal/spatial resolutions of either modality is not compromised and (ii) fast temporal dynamics of decision-making as well as involved deeper striatal structures can be characterized. We show that spatio-temporal neural substrates underlying our proposed complex intertemporal task simultaneously incorporating rewards, costs and uncertainty of future outcomes can be predicted (using a linear model) from neural substrates of each of these factors, which were separately obtained by simpler tasks. This was not the case for spatial and temporal features obtained separately from fMRI and EEG respectively. However, certain prefrontal activations in the complex task could not be predicted from activations in simpler tasks, indicating that the assumption of pure insertion has limited validity. Overall, our approach provides a realistic and novel framework for investigating the neural substrates of decision making with high spatio-temporal resolution.", "author" : [ { "dropping-particle" : "", "family" : "Kyathanahally", "given" : "Sreenath", "non-dropping-particle" : "", "parse-names" : false, "suffix" : "" }, { "dropping-particle" : "", "family" : "Franco-Watkins", "given" : "Ana", "non-dropping-particle" : "", "parse-names" : false, "suffix" : "" }, { "dropping-particle" : "", "family" : "Zhang", "given" : "Xiaoxia", "non-dropping-particle" : "", "parse-names" : false, "suffix" : "" }, { "dropping-particle" : "", "family" : "Calhoun", "given" : "Vince", "non-dropping-particle" : "", "parse-names" : false, "suffix" : "" }, { "dropping-particle" : "", "family" : "Deshpande", "given" : "Gopikrishna", "non-dropping-particle" : "", "parse-names" : false, "suffix" : "" } ], "container-title" : "IEEE Journal of Biomedical and Health Informatics", "id" : "ITEM-1", "issue" : "c", "issued" : { "date-parts" : [ [ "2016" ] ] }, "page" : "1-1", "title" : "A realistic framework for investigating decision-making in the brain with high spatio-temporal resolution using simultaneous EEG/fMRI and joint ICA", "type" : "article-journal", "volume" : "2194" }, "uris" : [ "http://www.mendeley.com/documents/?uuid=ece7c9bd-59fe-4626-8a60-d3dfbca38abf" ] } ], "mendeley" : { "formattedCitation" : "(Kyathanahally et al., 2016)", "manualFormatting" : "(2016)", "plainTextFormattedCitation" : "(Kyathanahally et al., 2016)", "previouslyFormattedCitation" : "(Kyathanahally et al., 2016)" }, "properties" : {  }, "schema" : "https://github.com/citation-style-language/schema/raw/master/csl-citation.json" }</w:instrText>
      </w:r>
      <w:r w:rsidR="00BF2B56">
        <w:rPr>
          <w:rFonts w:eastAsiaTheme="minorEastAsia"/>
          <w:sz w:val="24"/>
        </w:rPr>
        <w:fldChar w:fldCharType="separate"/>
      </w:r>
      <w:r w:rsidR="00BF2B56" w:rsidRPr="00BF2B56">
        <w:rPr>
          <w:rFonts w:eastAsiaTheme="minorEastAsia"/>
          <w:noProof/>
          <w:sz w:val="24"/>
        </w:rPr>
        <w:t>(2016)</w:t>
      </w:r>
      <w:r w:rsidR="00BF2B56">
        <w:rPr>
          <w:rFonts w:eastAsiaTheme="minorEastAsia"/>
          <w:sz w:val="24"/>
        </w:rPr>
        <w:fldChar w:fldCharType="end"/>
      </w:r>
      <w:r w:rsidR="00C02140">
        <w:rPr>
          <w:rFonts w:eastAsiaTheme="minorEastAsia"/>
          <w:sz w:val="24"/>
        </w:rPr>
        <w:t xml:space="preserve"> were able to detect decision making components underlying simple to </w:t>
      </w:r>
      <w:r>
        <w:rPr>
          <w:rFonts w:eastAsiaTheme="minorEastAsia"/>
          <w:sz w:val="24"/>
        </w:rPr>
        <w:t>more complex DDT</w:t>
      </w:r>
      <w:r w:rsidR="00C02140">
        <w:rPr>
          <w:rFonts w:eastAsiaTheme="minorEastAsia"/>
          <w:sz w:val="24"/>
        </w:rPr>
        <w:t xml:space="preserve">. Joint components identified in simpler tasks with certain rewards could predict parts of activation patterns found in more complex tasks with reward and punishment uncertainty, </w:t>
      </w:r>
      <w:r w:rsidR="00836683">
        <w:rPr>
          <w:rFonts w:eastAsiaTheme="minorEastAsia"/>
          <w:sz w:val="24"/>
        </w:rPr>
        <w:t>indicating</w:t>
      </w:r>
      <w:r w:rsidR="00C02140">
        <w:rPr>
          <w:rFonts w:eastAsiaTheme="minorEastAsia"/>
          <w:sz w:val="24"/>
        </w:rPr>
        <w:t xml:space="preserve"> that decision making processes might occur in an additive fashion.</w:t>
      </w:r>
    </w:p>
    <w:p w14:paraId="18986495" w14:textId="49C2ECD5" w:rsidR="004B20E5" w:rsidRDefault="00057A9D" w:rsidP="00085DF5">
      <w:pPr>
        <w:spacing w:after="0" w:line="360" w:lineRule="auto"/>
        <w:ind w:firstLine="425"/>
        <w:jc w:val="both"/>
        <w:rPr>
          <w:sz w:val="24"/>
        </w:rPr>
      </w:pPr>
      <w:r>
        <w:rPr>
          <w:sz w:val="24"/>
        </w:rPr>
        <w:t xml:space="preserve">Although data fusion attempts to use all the available information, the jICA framework puts limitations to this principle. First of all, the constraint of identical modulation of features </w:t>
      </w:r>
      <w:r w:rsidR="00866A11">
        <w:rPr>
          <w:sz w:val="24"/>
        </w:rPr>
        <w:t>restricts</w:t>
      </w:r>
      <w:r>
        <w:rPr>
          <w:sz w:val="24"/>
        </w:rPr>
        <w:t xml:space="preserve"> the amount of data </w:t>
      </w:r>
      <w:r w:rsidR="00BD441F">
        <w:rPr>
          <w:sz w:val="24"/>
        </w:rPr>
        <w:t>affecting the extraction of</w:t>
      </w:r>
      <w:r>
        <w:rPr>
          <w:sz w:val="24"/>
        </w:rPr>
        <w:t xml:space="preserve"> signal components.</w:t>
      </w:r>
      <w:r w:rsidR="00EC00CE">
        <w:rPr>
          <w:sz w:val="24"/>
        </w:rPr>
        <w:t xml:space="preserve"> This constraint</w:t>
      </w:r>
      <w:r w:rsidR="00866A11">
        <w:rPr>
          <w:sz w:val="24"/>
        </w:rPr>
        <w:t xml:space="preserve"> is necessary to focus on shared data sources. </w:t>
      </w:r>
      <w:r w:rsidR="007C5B36">
        <w:rPr>
          <w:sz w:val="24"/>
        </w:rPr>
        <w:t>It</w:t>
      </w:r>
      <w:r w:rsidR="00EC00CE">
        <w:rPr>
          <w:sz w:val="24"/>
        </w:rPr>
        <w:t xml:space="preserve"> can be relaxed by </w:t>
      </w:r>
      <w:r w:rsidR="00866A11">
        <w:rPr>
          <w:sz w:val="24"/>
        </w:rPr>
        <w:t>either choosing different datatypes or</w:t>
      </w:r>
      <w:r w:rsidR="00BD441F">
        <w:rPr>
          <w:sz w:val="24"/>
        </w:rPr>
        <w:t xml:space="preserve"> by switching to a semi-blind form of ICA-based signal separation. By</w:t>
      </w:r>
      <w:r w:rsidR="00866A11">
        <w:rPr>
          <w:sz w:val="24"/>
        </w:rPr>
        <w:t xml:space="preserve"> </w:t>
      </w:r>
      <w:r w:rsidR="00EC00CE">
        <w:rPr>
          <w:sz w:val="24"/>
        </w:rPr>
        <w:t xml:space="preserve">assuming correlated </w:t>
      </w:r>
      <w:r w:rsidR="00866A11">
        <w:rPr>
          <w:sz w:val="24"/>
        </w:rPr>
        <w:t>instead of identical modulation of the datatypes</w:t>
      </w:r>
      <w:r w:rsidR="00BD441F">
        <w:rPr>
          <w:sz w:val="24"/>
        </w:rPr>
        <w:t>, parallel ICA (pICA) performs a mostly identical signal decomposition as jICA</w:t>
      </w:r>
      <w:r w:rsidR="00866A11">
        <w:rPr>
          <w:sz w:val="24"/>
        </w:rPr>
        <w:t>.</w:t>
      </w:r>
      <w:r w:rsidR="00BD441F">
        <w:rPr>
          <w:sz w:val="24"/>
        </w:rPr>
        <w:t xml:space="preserve"> The most important difference lies in the relaxed, physiologically more accurate assumption about the relation of multimodal signals.</w:t>
      </w:r>
      <w:r>
        <w:rPr>
          <w:sz w:val="24"/>
        </w:rPr>
        <w:t xml:space="preserve"> </w:t>
      </w:r>
      <w:r w:rsidR="00BD441F">
        <w:rPr>
          <w:sz w:val="24"/>
        </w:rPr>
        <w:t>On top of that</w:t>
      </w:r>
      <w:r>
        <w:rPr>
          <w:sz w:val="24"/>
        </w:rPr>
        <w:t xml:space="preserve">, while the authors advise to use the jICA as a second level analysis on single subject data </w:t>
      </w:r>
      <w:r>
        <w:rPr>
          <w:sz w:val="24"/>
        </w:rPr>
        <w:fldChar w:fldCharType="begin" w:fldLock="1"/>
      </w:r>
      <w:r w:rsidR="00BD441F">
        <w:rPr>
          <w:sz w:val="24"/>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"(e.g., Calhoun &amp; Adali, 2009)", "plainTextFormattedCitation" : "(V. D. Calhoun &amp; Adali, 2009)", "previouslyFormattedCitation" : "(V. D. Calhoun &amp; Adali, 2009)" }, "properties" : {  }, "schema" : "https://github.com/citation-style-language/schema/raw/master/csl-citation.json" }</w:instrText>
      </w:r>
      <w:r>
        <w:rPr>
          <w:sz w:val="24"/>
        </w:rPr>
        <w:fldChar w:fldCharType="separate"/>
      </w:r>
      <w:r w:rsidRPr="00057A9D">
        <w:rPr>
          <w:noProof/>
          <w:sz w:val="24"/>
        </w:rPr>
        <w:t>(</w:t>
      </w:r>
      <w:r w:rsidR="00836683">
        <w:rPr>
          <w:noProof/>
          <w:sz w:val="24"/>
        </w:rPr>
        <w:t>e.g</w:t>
      </w:r>
      <w:r>
        <w:rPr>
          <w:noProof/>
          <w:sz w:val="24"/>
        </w:rPr>
        <w:t>.</w:t>
      </w:r>
      <w:r w:rsidR="00BD441F">
        <w:rPr>
          <w:noProof/>
          <w:sz w:val="24"/>
        </w:rPr>
        <w:t>,</w:t>
      </w:r>
      <w:r>
        <w:rPr>
          <w:noProof/>
          <w:sz w:val="24"/>
        </w:rPr>
        <w:t xml:space="preserve"> </w:t>
      </w:r>
      <w:r w:rsidRPr="00057A9D">
        <w:rPr>
          <w:noProof/>
          <w:sz w:val="24"/>
        </w:rPr>
        <w:t>Calhoun &amp; Adali, 2009)</w:t>
      </w:r>
      <w:r>
        <w:rPr>
          <w:sz w:val="24"/>
        </w:rPr>
        <w:fldChar w:fldCharType="end"/>
      </w:r>
      <w:r>
        <w:rPr>
          <w:sz w:val="24"/>
        </w:rPr>
        <w:t xml:space="preserve">, </w:t>
      </w:r>
      <w:r w:rsidR="00866A11">
        <w:rPr>
          <w:sz w:val="24"/>
        </w:rPr>
        <w:t>other approaches</w:t>
      </w:r>
      <w:r w:rsidR="00196158">
        <w:rPr>
          <w:sz w:val="24"/>
        </w:rPr>
        <w:t xml:space="preserve"> have gone fa</w:t>
      </w:r>
      <w:r w:rsidR="007C5B36">
        <w:rPr>
          <w:sz w:val="24"/>
        </w:rPr>
        <w:t xml:space="preserve">rther by performing data fusion on single trials </w:t>
      </w:r>
      <w:r w:rsidR="007C5B36">
        <w:rPr>
          <w:sz w:val="24"/>
        </w:rPr>
        <w:fldChar w:fldCharType="begin" w:fldLock="1"/>
      </w:r>
      <w:r w:rsidR="00B04E3C">
        <w:rPr>
          <w:sz w:val="24"/>
        </w:rPr>
        <w:instrText>ADDIN CSL_CITATION { "citationItems" : [ { "id" : "ITEM-1", "itemData" : { "author" : [ { "dropping-particle" : "", "family" : "Murta", "given" : "T", "non-dropping-particle" : "", "parse-names" : false, "suffix" : "" }, { "dropping-particle" : "", "family" : "Hu", "given" : "L", "non-dropping-particle" : "", "parse-names" : false, "suffix" : "" }, { "dropping-particle" : "", "family" : "Tierney", "given" : "T", "non-dropping-particle" : "", "parse-names" : false, "suffix" : "" }, { "dropping-particle" : "", "family" : "Chaudhary", "given" : "UJ", "non-dropping-particle" : "", "parse-names" : false, "suffix" : "" }, { "dropping-particle" : "", "family" : "Walker", "given" : "MC", "non-dropping-particle" : "", "parse-names" : false, "suffix" : "" } ], "id" : "ITEM-1", "issued" : { "date-parts" : [ [ "2016" ] ] }, "title" : "A study of the electro-haemodynamic coupling using simultaneously acquired intracranial EEG and fMRI data in humans", "type" : "article-journal" }, "uris" : [ "http://www.mendeley.com/documents/?uuid=bdfe43b4-09ca-3552-a423-2af6f162c9d9" ] }, { "id" : "ITEM-2",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"ITEM-2", "issued" : { "date-parts" : [ [ "2006" ] ] }, "title" : "Single-trial EEG\u2013fMRI reveals the dynamics of cognitive function", "type" : "article-journal" }, "uris" : [ "http://www.mendeley.com/documents/?uuid=9d350915-121b-347c-b309-39b65e58d97d" ] }, { "id" : "ITEM-3", "itemData" : { "DOI" : "10.1016/j.neuroimage.2011.03.039", "ISBN" : "1053-8119", "ISSN" : "10538119", "PMID" : "21421060", "abstract" : "The stop-signal task is a prototypical experiment to study cognitive processes that mediate successful performance in a rapidly changing environment. By means of simultaneous recording and combined analysis of electroencephalography and functional magnetic resonance imaging on single trial level, we provide a comprehensive view on brain responses related to performance monitoring in this task. Three types of event-related EEG components were analyzed: a go-related N2/P3-complex devoid of motor-inhibition, the stop-related N2/P3-complex and the error-related negativity with its consecutive error positivity. Relevant functional networks were identified by crossmodal correlation analyses in a parallel independent component analysis framework. Go-related potentials were associated with a midcingulate network known to participate in the processing of conflicts, a left-dominant somatosensory-motor network, and deactivations in visual cortices. Stop-related brain responses in association with the N2/P3-complex were seen with networks known to support motor and cognitive inhibition, including parts of the basal ganglia, the anterior midcingulate cortex and pre-supplementary motor area as well as the anterior insula. Error-related brain responses showed a similar constellation with additional recruitment of the posterior insula and the inferior frontal cortex. Our data clearly indicate that the pre-supplementary motor area is involved in inhibitory mechanisms but not in the processing of conflicts per se. ?? 2011 Elsevier Inc.", "author" : [ { "dropping-particle" : "", "family" : "Huster", "given" : "R. J.", "non-dropping-particle" : "", "parse-names" : false, "suffix" : "" }, { "dropping-particle" : "", "family" : "Eichele", "given" : "T.", "non-dropping-particle" : "", "parse-names" : false, "suffix" : "" }, { "dropping-particle" : "", "family" : "Enriquez-Geppert", "given" : "S.", "non-dropping-particle" : "", "parse-names" : false, "suffix" : "" }, { "dropping-particle" : "", "family" : "Wollbrink", "given" : "A.", "non-dropping-particle" : "", "parse-names" : false, "suffix" : "" }, { "dropping-particle" : "", "family" : "Kugel", "given" : "H.", "non-dropping-particle" : "", "parse-names" : false, "suffix" : "" }, { "dropping-particle" : "", "family" : "Konrad", "given" : "C.", "non-dropping-particle" : "", "parse-names" : false, "suffix" : "" }, { "dropping-particle" : "", "family" : "Pantev", "given" : "C.", "non-dropping-particle" : "", "parse-names" : false, "suffix" : "" } ], "container-title" : "NeuroImage", "id" : "ITEM-3", "issue" : "3", "issued" : { "date-parts" : [ [ "2011", "6" ] ] }, "page" : "1588-1597", "title" : "Multimodal imaging of functional networks and event-related potentials in performance monitoring", "type" : "article-journal", "volume" : "56" }, "uris" : [ "http://www.mendeley.com/documents/?uuid=75186cec-e724-3924-a21a-f2690370cee9" ] } ], "mendeley" : { "formattedCitation" : "(S Debener et al., 2006; R. J. Huster et al., 2011; Murta, Hu, Tierney, Chaudhary, &amp; Walker, 2016)", "manualFormatting" : "(Debener et al., 2006; Huster et al., 2011; Murta, Hu, Tierney, Chaudhary, &amp; Walker, 2016)", "plainTextFormattedCitation" : "(S Debener et al., 2006; R. J. Huster et al., 2011; Murta, Hu, Tierney, Chaudhary, &amp; Walker, 2016)", "previouslyFormattedCitation" : "(S Debener et al., 2006; R. J. Huster et al., 2011; Murta, Hu, Tierney, Chaudhary, &amp; Walker, 2016)" }, "properties" : {  }, "schema" : "https://github.com/citation-style-language/schema/raw/master/csl-citation.json" }</w:instrText>
      </w:r>
      <w:r w:rsidR="007C5B36">
        <w:rPr>
          <w:sz w:val="24"/>
        </w:rPr>
        <w:fldChar w:fldCharType="separate"/>
      </w:r>
      <w:r w:rsidR="007C5B36">
        <w:rPr>
          <w:noProof/>
          <w:sz w:val="24"/>
        </w:rPr>
        <w:t xml:space="preserve">(Debener et al., 2006; </w:t>
      </w:r>
      <w:r w:rsidR="007C5B36" w:rsidRPr="007C5B36">
        <w:rPr>
          <w:noProof/>
          <w:sz w:val="24"/>
        </w:rPr>
        <w:t>Huster et al., 2011; Murta, Hu, Tierney, Chaudhary, &amp; Walker, 2016)</w:t>
      </w:r>
      <w:r w:rsidR="007C5B36">
        <w:rPr>
          <w:sz w:val="24"/>
        </w:rPr>
        <w:fldChar w:fldCharType="end"/>
      </w:r>
      <w:r w:rsidR="007C5B36">
        <w:rPr>
          <w:sz w:val="24"/>
        </w:rPr>
        <w:t xml:space="preserve">. </w:t>
      </w:r>
    </w:p>
    <w:p w14:paraId="3C812A5E" w14:textId="77777777" w:rsidR="00085DF5" w:rsidRPr="00085DF5" w:rsidRDefault="00085DF5" w:rsidP="00085DF5">
      <w:pPr>
        <w:spacing w:after="0" w:line="360" w:lineRule="auto"/>
        <w:ind w:firstLine="425"/>
        <w:jc w:val="both"/>
        <w:rPr>
          <w:sz w:val="24"/>
        </w:rPr>
      </w:pPr>
    </w:p>
    <w:p w14:paraId="29577156" w14:textId="3954665A" w:rsidR="004B20E5" w:rsidRPr="004B20E5" w:rsidRDefault="006A1C63" w:rsidP="006D3AC3">
      <w:pPr>
        <w:pStyle w:val="Heading3"/>
        <w:ind w:left="425"/>
        <w:jc w:val="both"/>
        <w:rPr>
          <w:color w:val="auto"/>
        </w:rPr>
      </w:pPr>
      <w:bookmarkStart w:id="32" w:name="_Toc507343861"/>
      <w:r>
        <w:rPr>
          <w:color w:val="auto"/>
        </w:rPr>
        <w:t>1.3</w:t>
      </w:r>
      <w:r w:rsidR="00085DF5">
        <w:rPr>
          <w:color w:val="auto"/>
        </w:rPr>
        <w:t>.2</w:t>
      </w:r>
      <w:r w:rsidR="004B20E5" w:rsidRPr="004B20E5">
        <w:rPr>
          <w:color w:val="auto"/>
        </w:rPr>
        <w:t xml:space="preserve"> </w:t>
      </w:r>
      <w:r w:rsidR="000755F6">
        <w:rPr>
          <w:color w:val="auto"/>
        </w:rPr>
        <w:t xml:space="preserve">Multiway </w:t>
      </w:r>
      <w:r w:rsidR="00881DC4">
        <w:rPr>
          <w:color w:val="auto"/>
        </w:rPr>
        <w:t>Partial Least Squares regression for EEG and fMRI</w:t>
      </w:r>
      <w:bookmarkEnd w:id="32"/>
    </w:p>
    <w:p w14:paraId="1AA3B57B" w14:textId="77777777" w:rsidR="004B20E5" w:rsidRPr="00522F58" w:rsidRDefault="004B20E5" w:rsidP="00CF1C70">
      <w:pPr>
        <w:spacing w:after="0" w:line="360" w:lineRule="auto"/>
        <w:ind w:firstLine="425"/>
        <w:jc w:val="both"/>
        <w:rPr>
          <w:sz w:val="24"/>
          <w:szCs w:val="24"/>
        </w:rPr>
      </w:pPr>
    </w:p>
    <w:p w14:paraId="4B0E6DE0" w14:textId="20DA2576" w:rsidR="00C37074" w:rsidRDefault="001D65B9" w:rsidP="00C37074">
      <w:pPr>
        <w:spacing w:after="0" w:line="360" w:lineRule="auto"/>
        <w:ind w:firstLine="425"/>
        <w:jc w:val="both"/>
        <w:rPr>
          <w:sz w:val="24"/>
          <w:szCs w:val="24"/>
        </w:rPr>
      </w:pPr>
      <w:r>
        <w:rPr>
          <w:sz w:val="24"/>
          <w:szCs w:val="24"/>
        </w:rPr>
        <w:t>Multiway Partial Least Squares</w:t>
      </w:r>
      <w:r w:rsidR="00851E0F">
        <w:rPr>
          <w:sz w:val="24"/>
          <w:szCs w:val="24"/>
        </w:rPr>
        <w:t xml:space="preserve"> (N-</w:t>
      </w:r>
      <w:r w:rsidR="005865C8">
        <w:rPr>
          <w:sz w:val="24"/>
          <w:szCs w:val="24"/>
        </w:rPr>
        <w:t>PLS)</w:t>
      </w:r>
      <w:r w:rsidR="00C37074">
        <w:rPr>
          <w:sz w:val="24"/>
          <w:szCs w:val="24"/>
        </w:rPr>
        <w:t xml:space="preserve"> </w:t>
      </w:r>
      <w:r w:rsidR="00C37074">
        <w:rPr>
          <w:sz w:val="24"/>
          <w:szCs w:val="24"/>
        </w:rPr>
        <w:fldChar w:fldCharType="begin" w:fldLock="1"/>
      </w:r>
      <w:r w:rsidR="006C0AA4">
        <w:rPr>
          <w:sz w:val="24"/>
          <w:szCs w:val="24"/>
        </w:rPr>
        <w:instrText>ADDIN CSL_CITATION { "citationItems" : [ { "id" : "ITEM-1", "itemData" : { "DOI" : "10.1002/(SICI)1099-128X(199601)10:1&lt;47::AID-CEM400&gt;3.0.CO;2-C", "ISSN" : "0886-9383", "author" : [ { "dropping-particle" : "", "family" : "Bro", "given" : "Rasmus", "non-dropping-particle" : "", "parse-names" : false, "suffix" : "" } ], "container-title" : "Journal of Chemometrics", "id" : "ITEM-1", "issue" : "1", "issued" : { "date-parts" : [ [ "1996", "1", "1" ] ] }, "page" : "47-61", "publisher" : "John Wiley &amp; Sons, Ltd.", "title" : "Multiway calibration. Multilinear PLS", "type" : "article-journal", "volume" : "10" }, "uris" : [ "http://www.mendeley.com/documents/?uuid=5e8875e0-bdff-3807-950f-9c0268a83c3c" ] }, { "id" : "ITEM-2", "itemData" : { "abstract" : "Data may now be recorded concurrently from EEG and functional MRI, using the Simultaneous Imaging for Tomographic Electrophys-iology (SITE) method. As yet, there is no established means to integrate the analysis of the combined data set. Recognizing that the hemodynamically convolved time-varying EEG spectrum, S, is intrinsically multidimensional in space, frequency, and time motivated us to use multiway Partial Least-Squares (N-PLS) analysis to decompose EEG (independent variable) and fMRI (dependent variable) data uniquely as a sum of ''atoms''. Each EEG atom is the outer product of spatial, spectral, and temporal signatures and each fMRI atom the product of spatial and temporal signatures. The decomposition was constrained to maximize the covariance between corresponding temporal signatures of the EEG and fMRI. On all data sets, three components whose spectral peaks were in the theta, alpha, and gamma bands appeared; only the alpha atom had a significant temporal correlation with the fMRI signal. The spatial distribution of the alpha-band atom included parieto-occipital cortex, thalamus, and insula, and corresponded closely to that reported by Goldman et al. [NeuroReport 13(18) (2002) 2487] using a more conventional analysis. The source reconstruction from EEG spatial signature showed only the parieto-occipital sources. We interpret these results to indicate that some electrical sources may be intrinsically invisible to scalp EEG, yet may be revealed through conjoint analysis of EEG and fMRI data. These results may also expose brain regions that participate in the control of brain rhythms but may not themselves be generators. As of yet, no single neuroimaging method offers the optimal combination of spatial and temporal resolution; fusing fMRI and EEG meaningfully extends the spatio-temporal resolution and sensitivity of each method.", "author" : [ { "dropping-particle" : "", "family" : "Mazziotta", "given" : "John C", "non-dropping-particle" : "", "parse-names" : false, "suffix" : "" }, { "dropping-particle" : "", "family" : "Toga", "given" : "Arthur W", "non-dropping-particle" : "", "parse-names" : false, "suffix" : "" }, { "dropping-particle" : "", "family" : "Mart\u00ednez-Montes", "given" : "Eduardo", "non-dropping-particle" : "", "parse-names" : false, "suffix" : "" }, { "dropping-particle" : "", "family" : "Vald\u00e9s-Sosa", "given" : "Pedro A", "non-dropping-particle" : "", "parse-names" : false, "suffix" : "" }, { "dropping-particle" : "", "family" : "Miwakeichi", "given" : "Fumikazu", "non-dropping-particle" : "", "parse-names" : false, "suffix" : "" }, { "dropping-particle" : "", "family" : "Goldman", "given" : "Robin I", "non-dropping-particle" : "", "parse-names" : false, "suffix" : "" }, { "dropping-particle" : "", "family" : "Cohen", "given" : "Mark S", "non-dropping-particle" : "", "parse-names" : false, "suffix" : "" } ], "container-title" : "ISSN", "id" : "ITEM-2", "issue" : "3", "issued" : { "date-parts" : [ [ "2004" ] ] }, "page" : "1053-8119", "title" : "Concurrent EEG/fMRI analysis by multiway Partial Least Squares", "type" : "article-journal", "volume" : "22" }, "uris" : [ "http://www.mendeley.com/documents/?uuid=63aed632-c909-30e7-86b7-1cd962665610" ] }, { "id" : "ITEM-3", "itemData" : { "DOI" : "10.1006/nimg.1996.0016", "ISBN" : "1053-8119 (Print)", "ISSN" : "10538119", "PMID" : "9345485", "abstract" : "This paper introduces a new tool for functional neuroimage analysis: partial least squares (PLS). It is unique as a multivariate method in its choice of emphasis for analysis, that being the covariance between brain images and exogenous blocks representing either the experiment design or some behavioral measure. What emerges are spatial patterns of brain activity that represent the optimal association between the images and either of the blocks. This process differs substantially from other multivariate methods in that rather than attempting to predict the individual values of the image pixels, PLS attempts to explain the relation between image pixels and task or behavior. Data from a face encoding and recognition PET rCBF study are used to illustrate two types of PLS analysis: an activation analysis of task with images and a brain-behavior analysis. The commonalities across the two analyses are suggestive of a general face memory network differentially engaged during encoding and recognition. PLS thus serves as an important extension by extracting new information from imaging data that is not accessible through other currently used univariate and multivariate image analysis tools.", "author" : [ { "dropping-particle" : "", "family" : "McIntosh", "given" : "A. R.", "non-dropping-particle" : "", "parse-names" : false, "suffix" : "" }, { "dropping-particle" : "", "family" : "Bookstein", "given" : "F. L.", "non-dropping-particle" : "", "parse-names" : false, "suffix" : "" }, { "dropping-particle" : "V.", "family" : "Haxby", "given" : "J.", "non-dropping-particle" : "", "parse-names" : false, "suffix" : "" }, { "dropping-particle" : "", "family" : "Grady", "given" : "C. L.", "non-dropping-particle" : "", "parse-names" : false, "suffix" : "" } ], "container-title" : "NeuroImage", "id" : "ITEM-3", "issue" : "3 I", "issued" : { "date-parts" : [ [ "1996" ] ] }, "page" : "143-157", "title" : "Spatial pattern analysis of functional brain images using partial least squares", "type" : "article-journal", "volume" : "3" }, "uris" : [ "http://www.mendeley.com/documents/?uuid=64591f9b-9282-3ee2-a693-a7ea1a414ced" ] } ], "mendeley" : { "formattedCitation" : "(Bro, 1996; Mazziotta et al., 2004; A. R. McIntosh, Bookstein, Haxby, &amp; Grady, 1996)", "manualFormatting" : "(Bro, 1996; Mazziotta et al., 2004; McIntosh, Bookstein, Haxby, &amp; Grady, 1996)", "plainTextFormattedCitation" : "(Bro, 1996; Mazziotta et al., 2004; A. R. McIntosh, Bookstein, Haxby, &amp; Grady, 1996)", "previouslyFormattedCitation" : "(Bro, 1996; Mazziotta et al., 2004; A. R. McIntosh, Bookstein, Haxby, &amp; Grady, 1996)" }, "properties" : {  }, "schema" : "https://github.com/citation-style-language/schema/raw/master/csl-citation.json" }</w:instrText>
      </w:r>
      <w:r w:rsidR="00C37074">
        <w:rPr>
          <w:sz w:val="24"/>
          <w:szCs w:val="24"/>
        </w:rPr>
        <w:fldChar w:fldCharType="separate"/>
      </w:r>
      <w:r w:rsidR="00C37074" w:rsidRPr="00C37074">
        <w:rPr>
          <w:noProof/>
          <w:sz w:val="24"/>
          <w:szCs w:val="24"/>
        </w:rPr>
        <w:t>(Bro, 1996</w:t>
      </w:r>
      <w:r w:rsidR="006C0AA4">
        <w:rPr>
          <w:noProof/>
          <w:sz w:val="24"/>
          <w:szCs w:val="24"/>
        </w:rPr>
        <w:t xml:space="preserve">; Mazziotta et al., 2004; </w:t>
      </w:r>
      <w:r w:rsidR="00C37074" w:rsidRPr="00C37074">
        <w:rPr>
          <w:noProof/>
          <w:sz w:val="24"/>
          <w:szCs w:val="24"/>
        </w:rPr>
        <w:t>McIntosh, Bookstein, Haxby, &amp; Grady, 1996)</w:t>
      </w:r>
      <w:r w:rsidR="00C37074">
        <w:rPr>
          <w:sz w:val="24"/>
          <w:szCs w:val="24"/>
        </w:rPr>
        <w:fldChar w:fldCharType="end"/>
      </w:r>
      <w:r>
        <w:rPr>
          <w:sz w:val="24"/>
          <w:szCs w:val="24"/>
        </w:rPr>
        <w:t xml:space="preserve">, </w:t>
      </w:r>
      <w:r w:rsidR="005865C8">
        <w:rPr>
          <w:sz w:val="24"/>
          <w:szCs w:val="24"/>
        </w:rPr>
        <w:t>like</w:t>
      </w:r>
      <w:r>
        <w:rPr>
          <w:sz w:val="24"/>
          <w:szCs w:val="24"/>
        </w:rPr>
        <w:t xml:space="preserve"> jICA, is a</w:t>
      </w:r>
      <w:r w:rsidR="00A070C1">
        <w:rPr>
          <w:sz w:val="24"/>
          <w:szCs w:val="24"/>
        </w:rPr>
        <w:t xml:space="preserve"> blind source separation</w:t>
      </w:r>
      <w:r w:rsidR="00394AFF" w:rsidRPr="00522F58">
        <w:rPr>
          <w:sz w:val="24"/>
          <w:szCs w:val="24"/>
        </w:rPr>
        <w:t xml:space="preserve"> </w:t>
      </w:r>
      <w:r w:rsidR="00A070C1">
        <w:rPr>
          <w:sz w:val="24"/>
          <w:szCs w:val="24"/>
        </w:rPr>
        <w:t xml:space="preserve">method </w:t>
      </w:r>
      <w:r w:rsidR="00096B03">
        <w:rPr>
          <w:sz w:val="24"/>
          <w:szCs w:val="24"/>
        </w:rPr>
        <w:t>that lends itself ideally to explaining spatio-temporal</w:t>
      </w:r>
      <w:r w:rsidR="005C675E">
        <w:rPr>
          <w:sz w:val="24"/>
          <w:szCs w:val="24"/>
        </w:rPr>
        <w:t>, linear</w:t>
      </w:r>
      <w:r w:rsidR="00096B03">
        <w:rPr>
          <w:sz w:val="24"/>
          <w:szCs w:val="24"/>
        </w:rPr>
        <w:t xml:space="preserve"> relationships between data sets. Unlike ICA-based approaches</w:t>
      </w:r>
      <w:r w:rsidR="00851E0F">
        <w:rPr>
          <w:sz w:val="24"/>
          <w:szCs w:val="24"/>
        </w:rPr>
        <w:t xml:space="preserve"> </w:t>
      </w:r>
      <w:r w:rsidR="00096B03">
        <w:rPr>
          <w:sz w:val="24"/>
          <w:szCs w:val="24"/>
        </w:rPr>
        <w:t>or similar dimension reduction methods</w:t>
      </w:r>
      <w:r w:rsidR="00851E0F">
        <w:rPr>
          <w:sz w:val="24"/>
          <w:szCs w:val="24"/>
        </w:rPr>
        <w:t>,</w:t>
      </w:r>
      <w:r w:rsidR="00096B03">
        <w:rPr>
          <w:sz w:val="24"/>
          <w:szCs w:val="24"/>
        </w:rPr>
        <w:t xml:space="preserve"> like principal component analysis (PCA)</w:t>
      </w:r>
      <w:r w:rsidR="00851E0F">
        <w:rPr>
          <w:sz w:val="24"/>
        </w:rPr>
        <w:t xml:space="preserve">, in N-PLS </w:t>
      </w:r>
      <w:r w:rsidR="00851E0F">
        <w:rPr>
          <w:sz w:val="24"/>
          <w:szCs w:val="24"/>
        </w:rPr>
        <w:t>Singular Value Decom</w:t>
      </w:r>
      <w:r w:rsidR="00851E0F" w:rsidRPr="009D7DAB">
        <w:rPr>
          <w:sz w:val="24"/>
          <w:szCs w:val="24"/>
        </w:rPr>
        <w:t>position</w:t>
      </w:r>
      <w:r w:rsidR="00851E0F">
        <w:rPr>
          <w:sz w:val="24"/>
          <w:szCs w:val="24"/>
        </w:rPr>
        <w:t xml:space="preserve"> (SVD) is utilized</w:t>
      </w:r>
      <w:r w:rsidR="00A6504F">
        <w:rPr>
          <w:sz w:val="24"/>
          <w:szCs w:val="24"/>
        </w:rPr>
        <w:t xml:space="preserve"> </w:t>
      </w:r>
      <w:r w:rsidR="00A6504F">
        <w:rPr>
          <w:sz w:val="24"/>
          <w:szCs w:val="24"/>
        </w:rPr>
        <w:fldChar w:fldCharType="begin" w:fldLock="1"/>
      </w:r>
      <w:r w:rsidR="00A6504F">
        <w:rPr>
          <w:sz w:val="24"/>
          <w:szCs w:val="24"/>
        </w:rPr>
        <w:instrText>ADDIN CSL_CITATION { "citationItems" : [ { "id" : "ITEM-1", "itemData" : { "abstract" : "Simple structure and other common principles of factor rotation do not in general provide strong grounds for attributing explanatory significance to the factors which they select. In contrast, it is shown that an extension of Cattell's principle of rotation to Proportional Profiles (PP) offers a basis for determining explanatory factors for three-way or higher order multi-mode data. Conceptual models are developed for two basic patterns of multi-mode data variation, system- and object-variation, and PP analysis is found to apply in the system-variation case. Although PP was originally formulated as a principle of rotation to be used with classic two-way factor analysis, it is shown to embody a latent three-mode factor model, which is here made explicit and generalized frown two to N \"parallel occasions\". As originally formulated, PP rotation was restricted to orthogonal factors. The generalized PP model is demonstrated to give unique \"correct\" solutions with oblique, non-simple structure, and even non-linear factor structures. A series of tests, conducted with synthetic data of known factor composition, demonstrate the capabilities of linear and non-linear versions of the model, provide data on the minimal necessary conditions of uniqueness, and reveal the properties of the analysis procedures when these minimal conditions are not fulfilled. In addition, a mathematical proof is presented for the uniqueness of the solution given certain conditions on the data. Three-mode PP factor analysis is applied to a three-way set of real data consisting of the fundamental and first three formant frequencies of 11 persons saying 8 vowels. A unique solution is extracted, consisting of three factors which are highly meaningful and consistent with prior knowledge and theory concerning vowel quality. The relationships between the three-mode PP model and Tucker's multi-modal model, McDonald's non-linear model and Carroll and Chang's multi-dimensional scaling model are explored.", "author" : [ { "dropping-particle" : "", "family" : "Harshman", "given" : "Richard a", "non-dropping-particle" : "", "parse-names" : false, "suffix" : "" } ], "container-title" : "UCLA Working Papers in Phonetics", "id" : "ITEM-1", "issue" : "10", "issued" : { "date-parts" : [ [ "1970" ] ] }, "page" : "1- 84", "title" : "Foundations of the PARAFAC procedure: Models and conditions for an \u201cexplanatory\u201d multimodal factor analysis", "type" : "article-journal", "volume" : "16" }, "uris" : [ "http://www.mendeley.com/documents/?uuid=63a646dd-2a17-33db-9d7f-477bb92d6000" ] } ], "mendeley" : { "formattedCitation" : "(Harshman, 1970)", "manualFormatting" : "(e.g., Harshman, 1970)", "plainTextFormattedCitation" : "(Harshman, 1970)", "previouslyFormattedCitation" : "(Harshman, 1970)" }, "properties" : {  }, "schema" : "https://github.com/citation-style-language/schema/raw/master/csl-citation.json" }</w:instrText>
      </w:r>
      <w:r w:rsidR="00A6504F">
        <w:rPr>
          <w:sz w:val="24"/>
          <w:szCs w:val="24"/>
        </w:rPr>
        <w:fldChar w:fldCharType="separate"/>
      </w:r>
      <w:r w:rsidR="00A6504F" w:rsidRPr="00A6504F">
        <w:rPr>
          <w:noProof/>
          <w:sz w:val="24"/>
          <w:szCs w:val="24"/>
        </w:rPr>
        <w:t>(</w:t>
      </w:r>
      <w:r w:rsidR="00A6504F">
        <w:rPr>
          <w:noProof/>
          <w:sz w:val="24"/>
          <w:szCs w:val="24"/>
        </w:rPr>
        <w:t xml:space="preserve">e.g., </w:t>
      </w:r>
      <w:r w:rsidR="00A6504F" w:rsidRPr="00A6504F">
        <w:rPr>
          <w:noProof/>
          <w:sz w:val="24"/>
          <w:szCs w:val="24"/>
        </w:rPr>
        <w:t>Harshman, 1970)</w:t>
      </w:r>
      <w:r w:rsidR="00A6504F">
        <w:rPr>
          <w:sz w:val="24"/>
          <w:szCs w:val="24"/>
        </w:rPr>
        <w:fldChar w:fldCharType="end"/>
      </w:r>
      <w:r w:rsidR="00851E0F">
        <w:rPr>
          <w:sz w:val="24"/>
          <w:szCs w:val="24"/>
        </w:rPr>
        <w:t>. SVD has been established as</w:t>
      </w:r>
      <w:r w:rsidR="00851E0F" w:rsidRPr="009D7DAB">
        <w:rPr>
          <w:sz w:val="24"/>
          <w:szCs w:val="24"/>
        </w:rPr>
        <w:t xml:space="preserve"> a</w:t>
      </w:r>
      <w:r w:rsidR="00851E0F">
        <w:rPr>
          <w:sz w:val="24"/>
          <w:szCs w:val="24"/>
        </w:rPr>
        <w:t xml:space="preserve"> handy</w:t>
      </w:r>
      <w:r w:rsidR="00851E0F" w:rsidRPr="009D7DAB">
        <w:rPr>
          <w:sz w:val="24"/>
          <w:szCs w:val="24"/>
        </w:rPr>
        <w:t xml:space="preserve"> tool </w:t>
      </w:r>
      <w:r w:rsidR="00851E0F">
        <w:rPr>
          <w:sz w:val="24"/>
          <w:szCs w:val="24"/>
        </w:rPr>
        <w:t>for creating a</w:t>
      </w:r>
      <w:r w:rsidR="00851E0F" w:rsidRPr="009D7DAB">
        <w:rPr>
          <w:sz w:val="24"/>
          <w:szCs w:val="24"/>
        </w:rPr>
        <w:t xml:space="preserve"> decomposition</w:t>
      </w:r>
      <w:r w:rsidR="00E9116D">
        <w:rPr>
          <w:sz w:val="24"/>
          <w:szCs w:val="24"/>
        </w:rPr>
        <w:t xml:space="preserve"> of a matrix</w:t>
      </w:r>
      <w:r w:rsidR="00851E0F" w:rsidRPr="009D7DAB">
        <w:rPr>
          <w:sz w:val="24"/>
          <w:szCs w:val="24"/>
        </w:rPr>
        <w:t xml:space="preserve"> without </w:t>
      </w:r>
      <w:r w:rsidR="00851E0F">
        <w:rPr>
          <w:sz w:val="24"/>
          <w:szCs w:val="24"/>
        </w:rPr>
        <w:t>forcing</w:t>
      </w:r>
      <w:r w:rsidR="00851E0F">
        <w:rPr>
          <w:sz w:val="24"/>
        </w:rPr>
        <w:t xml:space="preserve"> </w:t>
      </w:r>
      <w:r w:rsidR="00851E0F" w:rsidRPr="00096B03">
        <w:rPr>
          <w:sz w:val="24"/>
          <w:szCs w:val="24"/>
        </w:rPr>
        <w:t>independence constraints to the components</w:t>
      </w:r>
      <w:r w:rsidR="00851E0F">
        <w:rPr>
          <w:sz w:val="24"/>
          <w:szCs w:val="24"/>
        </w:rPr>
        <w:t xml:space="preserve"> as in ICA</w:t>
      </w:r>
      <w:r w:rsidR="00851E0F" w:rsidRPr="00096B03">
        <w:rPr>
          <w:sz w:val="24"/>
          <w:szCs w:val="24"/>
        </w:rPr>
        <w:t>.</w:t>
      </w:r>
      <w:r w:rsidR="00BA501E">
        <w:rPr>
          <w:sz w:val="24"/>
          <w:szCs w:val="24"/>
        </w:rPr>
        <w:t xml:space="preserve"> Therefore, there are</w:t>
      </w:r>
      <w:r w:rsidR="00851E0F">
        <w:rPr>
          <w:sz w:val="24"/>
          <w:szCs w:val="24"/>
        </w:rPr>
        <w:t xml:space="preserve"> less a priori restrictions </w:t>
      </w:r>
      <w:r w:rsidR="00C37074">
        <w:rPr>
          <w:sz w:val="24"/>
          <w:szCs w:val="24"/>
        </w:rPr>
        <w:t>on</w:t>
      </w:r>
      <w:r w:rsidR="00851E0F">
        <w:rPr>
          <w:sz w:val="24"/>
          <w:szCs w:val="24"/>
        </w:rPr>
        <w:t xml:space="preserve"> data</w:t>
      </w:r>
      <w:r w:rsidR="00C37074">
        <w:rPr>
          <w:sz w:val="24"/>
          <w:szCs w:val="24"/>
        </w:rPr>
        <w:t xml:space="preserve"> decomposition</w:t>
      </w:r>
      <w:r w:rsidR="00851E0F">
        <w:rPr>
          <w:sz w:val="24"/>
          <w:szCs w:val="24"/>
        </w:rPr>
        <w:t xml:space="preserve">. </w:t>
      </w:r>
    </w:p>
    <w:p w14:paraId="20069B40" w14:textId="1090DF7B" w:rsidR="001E3C9E" w:rsidRPr="009D7DAB" w:rsidRDefault="00C37074" w:rsidP="00CB4903">
      <w:pPr>
        <w:spacing w:after="0" w:line="360" w:lineRule="auto"/>
        <w:ind w:firstLine="425"/>
        <w:jc w:val="both"/>
        <w:rPr>
          <w:noProof/>
          <w:sz w:val="24"/>
          <w:szCs w:val="24"/>
        </w:rPr>
      </w:pPr>
      <w:r>
        <w:rPr>
          <w:sz w:val="24"/>
          <w:szCs w:val="24"/>
        </w:rPr>
        <w:t>When</w:t>
      </w:r>
      <w:r w:rsidR="00851E0F">
        <w:rPr>
          <w:sz w:val="24"/>
          <w:szCs w:val="24"/>
        </w:rPr>
        <w:t xml:space="preserve"> extracting features from multiple sets, N-PLS identifies</w:t>
      </w:r>
      <w:r>
        <w:rPr>
          <w:sz w:val="24"/>
          <w:szCs w:val="24"/>
        </w:rPr>
        <w:t xml:space="preserve"> those</w:t>
      </w:r>
      <w:r w:rsidR="005C675E">
        <w:rPr>
          <w:sz w:val="24"/>
          <w:szCs w:val="24"/>
        </w:rPr>
        <w:t xml:space="preserve"> signal components from</w:t>
      </w:r>
      <w:r>
        <w:rPr>
          <w:sz w:val="24"/>
          <w:szCs w:val="24"/>
        </w:rPr>
        <w:t xml:space="preserve"> </w:t>
      </w:r>
      <w:r w:rsidR="00851E0F">
        <w:rPr>
          <w:sz w:val="24"/>
          <w:szCs w:val="24"/>
        </w:rPr>
        <w:t>EEG</w:t>
      </w:r>
      <w:r w:rsidR="001E3C9E" w:rsidRPr="001E3C9E">
        <w:rPr>
          <w:sz w:val="24"/>
          <w:szCs w:val="24"/>
        </w:rPr>
        <w:t xml:space="preserve"> </w:t>
      </w:r>
      <w:r>
        <w:rPr>
          <w:sz w:val="24"/>
          <w:szCs w:val="24"/>
        </w:rPr>
        <w:t>data with</w:t>
      </w:r>
      <w:r w:rsidR="001E3C9E" w:rsidRPr="001E3C9E">
        <w:rPr>
          <w:sz w:val="24"/>
          <w:szCs w:val="24"/>
        </w:rPr>
        <w:t xml:space="preserve"> maximal temporal covariance with certain BOLD profiles. </w:t>
      </w:r>
      <w:r>
        <w:rPr>
          <w:sz w:val="24"/>
          <w:szCs w:val="24"/>
        </w:rPr>
        <w:t>Therein</w:t>
      </w:r>
      <w:r w:rsidR="001E3C9E" w:rsidRPr="001E3C9E">
        <w:rPr>
          <w:sz w:val="24"/>
          <w:szCs w:val="24"/>
        </w:rPr>
        <w:t xml:space="preserve">, the fMRI data </w:t>
      </w:r>
      <w:r>
        <w:rPr>
          <w:sz w:val="24"/>
          <w:szCs w:val="24"/>
        </w:rPr>
        <w:t>is conceptualized as a matrix of voxels by time</w:t>
      </w:r>
      <w:r w:rsidR="001E3C9E" w:rsidRPr="001E3C9E">
        <w:rPr>
          <w:sz w:val="24"/>
          <w:szCs w:val="24"/>
        </w:rPr>
        <w:t xml:space="preserve">. </w:t>
      </w:r>
      <w:r>
        <w:rPr>
          <w:sz w:val="24"/>
          <w:szCs w:val="24"/>
        </w:rPr>
        <w:t>From this matrix</w:t>
      </w:r>
      <w:r w:rsidR="006C0AA4">
        <w:rPr>
          <w:sz w:val="24"/>
          <w:szCs w:val="24"/>
        </w:rPr>
        <w:t>, the</w:t>
      </w:r>
      <w:r>
        <w:rPr>
          <w:sz w:val="24"/>
          <w:szCs w:val="24"/>
        </w:rPr>
        <w:t xml:space="preserve"> </w:t>
      </w:r>
      <w:r w:rsidR="001E3C9E" w:rsidRPr="001E3C9E">
        <w:rPr>
          <w:sz w:val="24"/>
          <w:szCs w:val="24"/>
        </w:rPr>
        <w:t xml:space="preserve">linear </w:t>
      </w:r>
      <w:r w:rsidR="006C0AA4">
        <w:rPr>
          <w:sz w:val="24"/>
          <w:szCs w:val="24"/>
        </w:rPr>
        <w:t>voxel combinations</w:t>
      </w:r>
      <w:r w:rsidR="001E3C9E" w:rsidRPr="001E3C9E">
        <w:rPr>
          <w:sz w:val="24"/>
          <w:szCs w:val="24"/>
        </w:rPr>
        <w:t xml:space="preserve"> </w:t>
      </w:r>
      <w:r w:rsidR="006C0AA4">
        <w:rPr>
          <w:sz w:val="24"/>
          <w:szCs w:val="24"/>
        </w:rPr>
        <w:t>displaying</w:t>
      </w:r>
      <w:r w:rsidR="001E3C9E" w:rsidRPr="001E3C9E">
        <w:rPr>
          <w:sz w:val="24"/>
          <w:szCs w:val="24"/>
        </w:rPr>
        <w:t xml:space="preserve"> maximal temporal covariance with </w:t>
      </w:r>
      <w:r w:rsidR="006C0AA4">
        <w:rPr>
          <w:sz w:val="24"/>
          <w:szCs w:val="24"/>
        </w:rPr>
        <w:t xml:space="preserve">components extracted from </w:t>
      </w:r>
      <w:r w:rsidR="001E3C9E" w:rsidRPr="001E3C9E">
        <w:rPr>
          <w:sz w:val="24"/>
          <w:szCs w:val="24"/>
        </w:rPr>
        <w:t>a second matrix</w:t>
      </w:r>
      <w:r>
        <w:rPr>
          <w:sz w:val="24"/>
          <w:szCs w:val="24"/>
        </w:rPr>
        <w:t xml:space="preserve"> (i.e., electrodes by time)</w:t>
      </w:r>
      <w:r w:rsidR="001E3C9E" w:rsidRPr="001E3C9E">
        <w:rPr>
          <w:sz w:val="24"/>
          <w:szCs w:val="24"/>
        </w:rPr>
        <w:t xml:space="preserve"> </w:t>
      </w:r>
      <w:r w:rsidR="006C0AA4">
        <w:rPr>
          <w:sz w:val="24"/>
          <w:szCs w:val="24"/>
        </w:rPr>
        <w:t>are chosen</w:t>
      </w:r>
      <w:r w:rsidR="001E3C9E" w:rsidRPr="001E3C9E">
        <w:rPr>
          <w:sz w:val="24"/>
          <w:szCs w:val="24"/>
        </w:rPr>
        <w:t>.</w:t>
      </w:r>
      <w:r w:rsidR="006C0AA4">
        <w:rPr>
          <w:sz w:val="24"/>
          <w:szCs w:val="24"/>
        </w:rPr>
        <w:t xml:space="preserve"> Next, a final covariance matrix of the </w:t>
      </w:r>
      <w:r w:rsidR="006C0AA4">
        <w:rPr>
          <w:sz w:val="24"/>
          <w:szCs w:val="24"/>
        </w:rPr>
        <w:lastRenderedPageBreak/>
        <w:t xml:space="preserve">relations between the original matrices of independent variable is build and decomposed with SVD </w:t>
      </w:r>
      <w:r w:rsidR="006C0AA4">
        <w:rPr>
          <w:sz w:val="24"/>
          <w:szCs w:val="24"/>
        </w:rPr>
        <w:fldChar w:fldCharType="begin" w:fldLock="1"/>
      </w:r>
      <w:r w:rsidR="006C0AA4">
        <w:rPr>
          <w:sz w:val="24"/>
          <w:szCs w:val="24"/>
        </w:rPr>
        <w:instrText>ADDIN CSL_CITATION { "citationItems" : [ { "id" : "ITEM-1", "itemData" : { "DOI" : "10.1006/nimg.1996.0016", "ISBN" : "1053-8119 (Print)", "ISSN" : "10538119", "PMID" : "9345485", "abstract" : "This paper introduces a new tool for functional neuroimage analysis: partial least squares (PLS). It is unique as a multivariate method in its choice of emphasis for analysis, that being the covariance between brain images and exogenous blocks representing either the experiment design or some behavioral measure. What emerges are spatial patterns of brain activity that represent the optimal association between the images and either of the blocks. This process differs substantially from other multivariate methods in that rather than attempting to predict the individual values of the image pixels, PLS attempts to explain the relation between image pixels and task or behavior. Data from a face encoding and recognition PET rCBF study are used to illustrate two types of PLS analysis: an activation analysis of task with images and a brain-behavior analysis. The commonalities across the two analyses are suggestive of a general face memory network differentially engaged during encoding and recognition. PLS thus serves as an important extension by extracting new information from imaging data that is not accessible through other currently used univariate and multivariate image analysis tools.", "author" : [ { "dropping-particle" : "", "family" : "McIntosh", "given" : "A. R.", "non-dropping-particle" : "", "parse-names" : false, "suffix" : "" }, { "dropping-particle" : "", "family" : "Bookstein", "given" : "F. L.", "non-dropping-particle" : "", "parse-names" : false, "suffix" : "" }, { "dropping-particle" : "V.", "family" : "Haxby", "given" : "J.", "non-dropping-particle" : "", "parse-names" : false, "suffix" : "" }, { "dropping-particle" : "", "family" : "Grady", "given" : "C. L.", "non-dropping-particle" : "", "parse-names" : false, "suffix" : "" } ], "container-title" : "NeuroImage", "id" : "ITEM-1", "issue" : "3 I", "issued" : { "date-parts" : [ [ "1996" ] ] }, "page" : "143-157", "title" : "Spatial pattern analysis of functional brain images using partial least squares", "type" : "article-journal", "volume" : "3" }, "uris" : [ "http://www.mendeley.com/documents/?uuid=64591f9b-9282-3ee2-a693-a7ea1a414ced" ] } ], "mendeley" : { "formattedCitation" : "(A. R. McIntosh et al., 1996)", "manualFormatting" : "(McIntosh et al., 1996)", "plainTextFormattedCitation" : "(A. R. McIntosh et al., 1996)", "previouslyFormattedCitation" : "(A. R. McIntosh et al., 1996)" }, "properties" : {  }, "schema" : "https://github.com/citation-style-language/schema/raw/master/csl-citation.json" }</w:instrText>
      </w:r>
      <w:r w:rsidR="006C0AA4">
        <w:rPr>
          <w:sz w:val="24"/>
          <w:szCs w:val="24"/>
        </w:rPr>
        <w:fldChar w:fldCharType="separate"/>
      </w:r>
      <w:r w:rsidR="006C0AA4" w:rsidRPr="006C0AA4">
        <w:rPr>
          <w:noProof/>
          <w:sz w:val="24"/>
          <w:szCs w:val="24"/>
        </w:rPr>
        <w:t>(McIntosh et al., 1996)</w:t>
      </w:r>
      <w:r w:rsidR="006C0AA4">
        <w:rPr>
          <w:sz w:val="24"/>
          <w:szCs w:val="24"/>
        </w:rPr>
        <w:fldChar w:fldCharType="end"/>
      </w:r>
      <w:r w:rsidR="006C0AA4">
        <w:rPr>
          <w:sz w:val="24"/>
          <w:szCs w:val="24"/>
        </w:rPr>
        <w:t>.</w:t>
      </w:r>
      <w:r w:rsidR="007847F2">
        <w:rPr>
          <w:sz w:val="24"/>
          <w:szCs w:val="24"/>
        </w:rPr>
        <w:t xml:space="preserve"> To account for the multi-dimensionality problem of combined data and for the abundance of variables in the fMRI, EEG data is reduced to a sum of so-called atoms</w:t>
      </w:r>
      <w:r w:rsidR="007847F2" w:rsidRPr="007847F2">
        <w:rPr>
          <w:sz w:val="24"/>
          <w:szCs w:val="24"/>
        </w:rPr>
        <w:t xml:space="preserve"> </w:t>
      </w:r>
      <w:r w:rsidR="007847F2">
        <w:rPr>
          <w:sz w:val="24"/>
          <w:szCs w:val="24"/>
        </w:rPr>
        <w:t>each with</w:t>
      </w:r>
      <w:r w:rsidR="007847F2" w:rsidRPr="001E3C9E">
        <w:rPr>
          <w:sz w:val="24"/>
          <w:szCs w:val="24"/>
        </w:rPr>
        <w:t xml:space="preserve"> specific spatial, temporal, and spectral factors</w:t>
      </w:r>
      <w:r w:rsidR="007847F2">
        <w:rPr>
          <w:sz w:val="24"/>
          <w:szCs w:val="24"/>
        </w:rPr>
        <w:t>. At the same time, fMRI voxel activations is decomposed to the same amount of atoms with a spatial and temporal dimension, so that each atom will have maximal covariance with its counterpart in the EEG</w:t>
      </w:r>
      <w:r w:rsidR="006C0AA4">
        <w:rPr>
          <w:sz w:val="24"/>
          <w:szCs w:val="24"/>
        </w:rPr>
        <w:t xml:space="preserve"> </w:t>
      </w:r>
      <w:r w:rsidR="006C0AA4">
        <w:rPr>
          <w:sz w:val="24"/>
          <w:szCs w:val="24"/>
        </w:rPr>
        <w:fldChar w:fldCharType="begin" w:fldLock="1"/>
      </w:r>
      <w:r w:rsidR="00CB4903">
        <w:rPr>
          <w:sz w:val="24"/>
          <w:szCs w:val="24"/>
        </w:rPr>
        <w:instrText>ADDIN CSL_CITATION { "citationItems" : [ { "id" : "ITEM-1", "itemData" : { "abstract" : "Data may now be recorded concurrently from EEG and functional MRI, using the Simultaneous Imaging for Tomographic Electrophys-iology (SITE) method. As yet, there is no established means to integrate the analysis of the combined data set. Recognizing that the hemodynamically convolved time-varying EEG spectrum, S, is intrinsically multidimensional in space, frequency, and time motivated us to use multiway Partial Least-Squares (N-PLS) analysis to decompose EEG (independent variable) and fMRI (dependent variable) data uniquely as a sum of ''atoms''. Each EEG atom is the outer product of spatial, spectral, and temporal signatures and each fMRI atom the product of spatial and temporal signatures. The decomposition was constrained to maximize the covariance between corresponding temporal signatures of the EEG and fMRI. On all data sets, three components whose spectral peaks were in the theta, alpha, and gamma bands appeared; only the alpha atom had a significant temporal correlation with the fMRI signal. The spatial distribution of the alpha-band atom included parieto-occipital cortex, thalamus, and insula, and corresponded closely to that reported by Goldman et al. [NeuroReport 13(18) (2002) 2487] using a more conventional analysis. The source reconstruction from EEG spatial signature showed only the parieto-occipital sources. We interpret these results to indicate that some electrical sources may be intrinsically invisible to scalp EEG, yet may be revealed through conjoint analysis of EEG and fMRI data. These results may also expose brain regions that participate in the control of brain rhythms but may not themselves be generators. As of yet, no single neuroimaging method offers the optimal combination of spatial and temporal resolution; fusing fMRI and EEG meaningfully extends the spatio-temporal resolution and sensitivity of each method.", "author" : [ { "dropping-particle" : "", "family" : "Mazziotta", "given" : "John C", "non-dropping-particle" : "", "parse-names" : false, "suffix" : "" }, { "dropping-particle" : "", "family" : "Toga", "given" : "Arthur W", "non-dropping-particle" : "", "parse-names" : false, "suffix" : "" }, { "dropping-particle" : "", "family" : "Mart\u00ednez-Montes", "given" : "Eduardo", "non-dropping-particle" : "", "parse-names" : false, "suffix" : "" }, { "dropping-particle" : "", "family" : "Vald\u00e9s-Sosa", "given" : "Pedro A", "non-dropping-particle" : "", "parse-names" : false, "suffix" : "" }, { "dropping-particle" : "", "family" : "Miwakeichi", "given" : "Fumikazu", "non-dropping-particle" : "", "parse-names" : false, "suffix" : "" }, { "dropping-particle" : "", "family" : "Goldman", "given" : "Robin I", "non-dropping-particle" : "", "parse-names" : false, "suffix" : "" }, { "dropping-particle" : "", "family" : "Cohen", "given" : "Mark S", "non-dropping-particle" : "", "parse-names" : false, "suffix" : "" } ], "container-title" : "ISSN", "id" : "ITEM-1", "issue" : "3", "issued" : { "date-parts" : [ [ "2004" ] ] }, "page" : "1053-8119", "title" : "Concurrent EEG/fMRI analysis by multiway Partial Least Squares", "type" : "article-journal", "volume" : "22" }, "uris" : [ "http://www.mendeley.com/documents/?uuid=63aed632-c909-30e7-86b7-1cd962665610" ] }, { "id" : "ITEM-2", "itemData" : { "DOI" : "10.1146/annurev-psych-113011-143804", "ISSN" : "0066-4308", "abstract" : "As the focus of neuroscience shifts from studying individual brain regions to entire networks of regions, methods for statistical inference have also become geared toward network analysis. The purpose of the present review is to survey the multivariate statistical techniques that have been used to study neural interactions. We have selected the most common techniques and developed a taxonomy that instructively reflects their assumptions and practical use. For each family of analyses, we describe their application and the types of experimental questions they can address, as well as how they relate to other analyses both conceptually and mathematically. We intend to show that despite their diversity, all of these techniques offer complementary information about the functional architecture of the brain.", "author" : [ { "dropping-particle" : "", "family" : "McIntosh", "given" : "Anthony R.", "non-dropping-particle" : "", "parse-names" : false, "suffix" : "" }, { "dropping-particle" : "", "family" : "Mi\u0161i\u0107", "given" : "Bratislav", "non-dropping-particle" : "", "parse-names" : false, "suffix" : "" } ], "container-title" : "Annual Review of Psychology", "id" : "ITEM-2", "issue" : "1", "issued" : { "date-parts" : [ [ "2013", "1", "3" ] ] }, "page" : "499-525", "publisher" : " Annual Reviews ", "title" : "Multivariate Statistical Analyses for Neuroimaging Data", "type" : "article-journal", "volume" : "64" }, "uris" : [ "http://www.mendeley.com/documents/?uuid=8a619fa4-9bb2-35a4-acb3-52c6168b6600" ] } ], "mendeley" : { "formattedCitation" : "(Mazziotta et al., 2004; Anthony R. McIntosh &amp; Mi\u0161i\u0107, 2013)", "manualFormatting" : "(Mazziotta et al., 2004; McIntosh &amp; Mi\u0161i\u0107, 2013)", "plainTextFormattedCitation" : "(Mazziotta et al., 2004; Anthony R. McIntosh &amp; Mi\u0161i\u0107, 2013)", "previouslyFormattedCitation" : "(Mazziotta et al., 2004; Anthony R. McIntosh &amp; Mi\u0161i\u0107, 2013)" }, "properties" : {  }, "schema" : "https://github.com/citation-style-language/schema/raw/master/csl-citation.json" }</w:instrText>
      </w:r>
      <w:r w:rsidR="006C0AA4">
        <w:rPr>
          <w:sz w:val="24"/>
          <w:szCs w:val="24"/>
        </w:rPr>
        <w:fldChar w:fldCharType="separate"/>
      </w:r>
      <w:r w:rsidR="006C0AA4" w:rsidRPr="006C0AA4">
        <w:rPr>
          <w:noProof/>
          <w:sz w:val="24"/>
          <w:szCs w:val="24"/>
        </w:rPr>
        <w:t>(Maz</w:t>
      </w:r>
      <w:r w:rsidR="00CB4903">
        <w:rPr>
          <w:noProof/>
          <w:sz w:val="24"/>
          <w:szCs w:val="24"/>
        </w:rPr>
        <w:t xml:space="preserve">ziotta et al., 2004; </w:t>
      </w:r>
      <w:r w:rsidR="006C0AA4" w:rsidRPr="006C0AA4">
        <w:rPr>
          <w:noProof/>
          <w:sz w:val="24"/>
          <w:szCs w:val="24"/>
        </w:rPr>
        <w:t>McIntosh &amp; Mišić, 2013)</w:t>
      </w:r>
      <w:r w:rsidR="006C0AA4">
        <w:rPr>
          <w:sz w:val="24"/>
          <w:szCs w:val="24"/>
        </w:rPr>
        <w:fldChar w:fldCharType="end"/>
      </w:r>
      <w:r w:rsidR="006C0AA4">
        <w:rPr>
          <w:sz w:val="24"/>
          <w:szCs w:val="24"/>
        </w:rPr>
        <w:t>.</w:t>
      </w:r>
    </w:p>
    <w:p w14:paraId="3D78B74F" w14:textId="090A36C1" w:rsidR="00085DF5" w:rsidRDefault="00BA501E" w:rsidP="005C675E">
      <w:pPr>
        <w:spacing w:after="0" w:line="360" w:lineRule="auto"/>
        <w:ind w:firstLine="425"/>
        <w:jc w:val="both"/>
        <w:rPr>
          <w:sz w:val="24"/>
          <w:szCs w:val="24"/>
        </w:rPr>
      </w:pPr>
      <w:r>
        <w:rPr>
          <w:sz w:val="24"/>
          <w:szCs w:val="24"/>
        </w:rPr>
        <w:t>Extracting data features</w:t>
      </w:r>
      <w:r w:rsidR="001826B4">
        <w:rPr>
          <w:sz w:val="24"/>
          <w:szCs w:val="24"/>
        </w:rPr>
        <w:t xml:space="preserve"> </w:t>
      </w:r>
      <w:r>
        <w:rPr>
          <w:sz w:val="24"/>
          <w:szCs w:val="24"/>
        </w:rPr>
        <w:t>from</w:t>
      </w:r>
      <w:r w:rsidR="001826B4">
        <w:rPr>
          <w:sz w:val="24"/>
          <w:szCs w:val="24"/>
        </w:rPr>
        <w:t xml:space="preserve"> raw or single-trial data</w:t>
      </w:r>
      <w:r>
        <w:rPr>
          <w:sz w:val="24"/>
          <w:szCs w:val="24"/>
        </w:rPr>
        <w:t xml:space="preserve"> this way</w:t>
      </w:r>
      <w:r w:rsidR="001826B4">
        <w:rPr>
          <w:sz w:val="24"/>
          <w:szCs w:val="24"/>
        </w:rPr>
        <w:t xml:space="preserve"> bears some pitfalls regardless of modality. For one, there is larger variability and noise levels to be expected. More than that, modeling data sets on such a precise level implies proneness to overfitting, since statistical models are adjusted until the empirical data can be estimated to the best extent </w:t>
      </w:r>
      <w:r w:rsidR="001826B4">
        <w:rPr>
          <w:sz w:val="24"/>
          <w:szCs w:val="24"/>
        </w:rPr>
        <w:fldChar w:fldCharType="begin" w:fldLock="1"/>
      </w:r>
      <w:r w:rsidR="00CB4903">
        <w:rPr>
          <w:sz w:val="24"/>
          <w:szCs w:val="24"/>
        </w:rPr>
        <w:instrText>ADDIN CSL_CITATION { "citationItems" : [ { "id" : "ITEM-1", "itemData" : { "DOI" : "10.1146/annurev-psych-113011-143804", "ISSN" : "0066-4308", "abstract" : "As the focus of neuroscience shifts from studying individual brain regions to entire networks of regions, methods for statistical inference have also become geared toward network analysis. The purpose of the present review is to survey the multivariate statistical techniques that have been used to study neural interactions. We have selected the most common techniques and developed a taxonomy that instructively reflects their assumptions and practical use. For each family of analyses, we describe their application and the types of experimental questions they can address, as well as how they relate to other analyses both conceptually and mathematically. We intend to show that despite their diversity, all of these techniques offer complementary information about the functional architecture of the brain.", "author" : [ { "dropping-particle" : "", "family" : "McIntosh", "given" : "Anthony R.", "non-dropping-particle" : "", "parse-names" : false, "suffix" : "" }, { "dropping-particle" : "", "family" : "Mi\u0161i\u0107", "given" : "Bratislav", "non-dropping-particle" : "", "parse-names" : false, "suffix" : "" } ], "container-title" : "Annual Review of Psychology", "id" : "ITEM-1", "issue" : "1", "issued" : { "date-parts" : [ [ "2013", "1", "3" ] ] }, "page" : "499-525", "publisher" : " Annual Reviews ", "title" : "Multivariate Statistical Analyses for Neuroimaging Data", "type" : "article-journal", "volume" : "64" }, "uris" : [ "http://www.mendeley.com/documents/?uuid=8a619fa4-9bb2-35a4-acb3-52c6168b6600" ] } ], "mendeley" : { "formattedCitation" : "(Anthony R. McIntosh &amp; Mi\u0161i\u0107, 2013)", "manualFormatting" : "(McIntosh &amp; Mi\u0161i\u0107, 2013)", "plainTextFormattedCitation" : "(Anthony R. McIntosh &amp; Mi\u0161i\u0107, 2013)", "previouslyFormattedCitation" : "(Anthony R. McIntosh &amp; Mi\u0161i\u0107, 2013)" }, "properties" : {  }, "schema" : "https://github.com/citation-style-language/schema/raw/master/csl-citation.json" }</w:instrText>
      </w:r>
      <w:r w:rsidR="001826B4">
        <w:rPr>
          <w:sz w:val="24"/>
          <w:szCs w:val="24"/>
        </w:rPr>
        <w:fldChar w:fldCharType="separate"/>
      </w:r>
      <w:r w:rsidR="00CB4903">
        <w:rPr>
          <w:noProof/>
          <w:sz w:val="24"/>
          <w:szCs w:val="24"/>
        </w:rPr>
        <w:t>(</w:t>
      </w:r>
      <w:r w:rsidR="00C37074" w:rsidRPr="00C37074">
        <w:rPr>
          <w:noProof/>
          <w:sz w:val="24"/>
          <w:szCs w:val="24"/>
        </w:rPr>
        <w:t>McIntosh &amp; Mišić, 2013)</w:t>
      </w:r>
      <w:r w:rsidR="001826B4">
        <w:rPr>
          <w:sz w:val="24"/>
          <w:szCs w:val="24"/>
        </w:rPr>
        <w:fldChar w:fldCharType="end"/>
      </w:r>
      <w:r w:rsidR="001826B4">
        <w:rPr>
          <w:sz w:val="24"/>
          <w:szCs w:val="24"/>
        </w:rPr>
        <w:t>.</w:t>
      </w:r>
      <w:r>
        <w:rPr>
          <w:sz w:val="24"/>
          <w:szCs w:val="24"/>
        </w:rPr>
        <w:t xml:space="preserve"> </w:t>
      </w:r>
      <w:r w:rsidR="005C675E">
        <w:rPr>
          <w:sz w:val="24"/>
          <w:szCs w:val="24"/>
        </w:rPr>
        <w:t xml:space="preserve">As a result, N-PLS might fit noise in either data set to explain signal modulations. </w:t>
      </w:r>
      <w:r>
        <w:rPr>
          <w:sz w:val="24"/>
          <w:szCs w:val="24"/>
        </w:rPr>
        <w:t xml:space="preserve">Finally, since no physiological assumptions before source separation are set, there is no guarantee that the resulting unmixing process represents </w:t>
      </w:r>
      <w:r w:rsidR="005C675E">
        <w:rPr>
          <w:sz w:val="24"/>
          <w:szCs w:val="24"/>
        </w:rPr>
        <w:t xml:space="preserve">the optimal or even </w:t>
      </w:r>
      <w:r w:rsidR="00636B31">
        <w:rPr>
          <w:sz w:val="24"/>
          <w:szCs w:val="24"/>
        </w:rPr>
        <w:t xml:space="preserve">a sensible model of the original </w:t>
      </w:r>
      <w:r w:rsidR="00CB4903">
        <w:rPr>
          <w:sz w:val="24"/>
          <w:szCs w:val="24"/>
        </w:rPr>
        <w:t>neuronal</w:t>
      </w:r>
      <w:r>
        <w:rPr>
          <w:sz w:val="24"/>
          <w:szCs w:val="24"/>
        </w:rPr>
        <w:t xml:space="preserve"> processes</w:t>
      </w:r>
      <w:r w:rsidR="005532D4">
        <w:rPr>
          <w:sz w:val="24"/>
          <w:szCs w:val="24"/>
        </w:rPr>
        <w:t xml:space="preserve"> in</w:t>
      </w:r>
      <w:r>
        <w:rPr>
          <w:sz w:val="24"/>
          <w:szCs w:val="24"/>
        </w:rPr>
        <w:t xml:space="preserve"> the subjects.</w:t>
      </w:r>
    </w:p>
    <w:p w14:paraId="1FFCF8B8" w14:textId="77777777" w:rsidR="00BA501E" w:rsidRDefault="00BA501E" w:rsidP="00CF1C70">
      <w:pPr>
        <w:spacing w:after="0" w:line="360" w:lineRule="auto"/>
        <w:ind w:firstLine="425"/>
        <w:jc w:val="both"/>
        <w:rPr>
          <w:rFonts w:cstheme="minorHAnsi"/>
          <w:sz w:val="24"/>
          <w:szCs w:val="24"/>
        </w:rPr>
      </w:pPr>
    </w:p>
    <w:p w14:paraId="4BC59DFF" w14:textId="058A1CF0" w:rsidR="00085DF5" w:rsidRPr="00522F58" w:rsidRDefault="00085DF5" w:rsidP="00085DF5">
      <w:pPr>
        <w:pStyle w:val="Heading3"/>
        <w:ind w:left="425"/>
        <w:jc w:val="both"/>
        <w:rPr>
          <w:color w:val="auto"/>
        </w:rPr>
      </w:pPr>
      <w:bookmarkStart w:id="33" w:name="_Toc507343862"/>
      <w:r>
        <w:rPr>
          <w:color w:val="auto"/>
        </w:rPr>
        <w:t>1.3.3</w:t>
      </w:r>
      <w:r w:rsidRPr="00522F58">
        <w:rPr>
          <w:color w:val="auto"/>
        </w:rPr>
        <w:t xml:space="preserve"> </w:t>
      </w:r>
      <w:r w:rsidR="004F132F">
        <w:rPr>
          <w:color w:val="auto"/>
        </w:rPr>
        <w:t>Multilevel</w:t>
      </w:r>
      <w:r>
        <w:rPr>
          <w:color w:val="auto"/>
        </w:rPr>
        <w:t xml:space="preserve"> Modeling</w:t>
      </w:r>
      <w:bookmarkEnd w:id="33"/>
    </w:p>
    <w:p w14:paraId="697C67F1" w14:textId="77777777" w:rsidR="00697DC1" w:rsidRDefault="00697DC1" w:rsidP="00697DC1">
      <w:pPr>
        <w:spacing w:after="0" w:line="360" w:lineRule="auto"/>
        <w:ind w:firstLine="425"/>
        <w:jc w:val="both"/>
        <w:rPr>
          <w:rFonts w:cstheme="minorHAnsi"/>
        </w:rPr>
      </w:pPr>
    </w:p>
    <w:p w14:paraId="102A5559" w14:textId="31FAE99E" w:rsidR="00722D71" w:rsidRDefault="00722D71" w:rsidP="00722D71">
      <w:pPr>
        <w:spacing w:after="0" w:line="360" w:lineRule="auto"/>
        <w:ind w:firstLine="425"/>
        <w:jc w:val="both"/>
        <w:rPr>
          <w:rFonts w:cstheme="minorHAnsi"/>
          <w:sz w:val="24"/>
          <w:szCs w:val="24"/>
        </w:rPr>
      </w:pPr>
      <w:r>
        <w:rPr>
          <w:rFonts w:cstheme="minorHAnsi"/>
          <w:sz w:val="24"/>
          <w:szCs w:val="24"/>
        </w:rPr>
        <w:t>Lastly, since N-PLS and ICA serve the purposes of dimension reduction and relating different data sets, the last task remaining is connecting improved processing of neuronal data to behavioral me</w:t>
      </w:r>
      <w:r w:rsidR="00F654D6">
        <w:rPr>
          <w:rFonts w:cstheme="minorHAnsi"/>
          <w:sz w:val="24"/>
          <w:szCs w:val="24"/>
        </w:rPr>
        <w:t>asures. In the end, the criterion</w:t>
      </w:r>
      <w:r>
        <w:rPr>
          <w:rFonts w:cstheme="minorHAnsi"/>
          <w:sz w:val="24"/>
          <w:szCs w:val="24"/>
        </w:rPr>
        <w:t xml:space="preserve"> of predictive validity is often treated as a minor concern. While it is true that not all brain data can be related to a suitable correlate, since there a large gaps between the original brain activation and a behavioral equivalent, the pursuit of explaining behavior is still important. The idea behind understanding brain mechanisms is to make</w:t>
      </w:r>
      <w:r w:rsidR="007E1CC9">
        <w:rPr>
          <w:rFonts w:cstheme="minorHAnsi"/>
          <w:sz w:val="24"/>
          <w:szCs w:val="24"/>
        </w:rPr>
        <w:t xml:space="preserve"> reliable</w:t>
      </w:r>
      <w:r>
        <w:rPr>
          <w:rFonts w:cstheme="minorHAnsi"/>
          <w:sz w:val="24"/>
          <w:szCs w:val="24"/>
        </w:rPr>
        <w:t xml:space="preserve"> predictions</w:t>
      </w:r>
      <w:r w:rsidR="007E1CC9">
        <w:rPr>
          <w:rFonts w:cstheme="minorHAnsi"/>
          <w:sz w:val="24"/>
          <w:szCs w:val="24"/>
        </w:rPr>
        <w:t xml:space="preserve"> </w:t>
      </w:r>
      <w:r>
        <w:rPr>
          <w:rFonts w:cstheme="minorHAnsi"/>
          <w:sz w:val="24"/>
          <w:szCs w:val="24"/>
        </w:rPr>
        <w:t>about people</w:t>
      </w:r>
      <w:r w:rsidR="007E1CC9">
        <w:rPr>
          <w:rFonts w:cstheme="minorHAnsi"/>
          <w:sz w:val="24"/>
          <w:szCs w:val="24"/>
        </w:rPr>
        <w:t xml:space="preserve"> at some point</w:t>
      </w:r>
      <w:r>
        <w:rPr>
          <w:rFonts w:cstheme="minorHAnsi"/>
          <w:sz w:val="24"/>
          <w:szCs w:val="24"/>
        </w:rPr>
        <w:t xml:space="preserve">, be it in a clinical or non-clinical context. Thus, </w:t>
      </w:r>
      <w:r w:rsidR="007E1CC9">
        <w:rPr>
          <w:rFonts w:cstheme="minorHAnsi"/>
          <w:sz w:val="24"/>
          <w:szCs w:val="24"/>
        </w:rPr>
        <w:t>even a negative test result from correlating an activation with a behavior can hold value.</w:t>
      </w:r>
    </w:p>
    <w:p w14:paraId="01467A02" w14:textId="77777777" w:rsidR="004F132F" w:rsidRDefault="007E1CC9" w:rsidP="00722D71">
      <w:pPr>
        <w:spacing w:after="0" w:line="360" w:lineRule="auto"/>
        <w:ind w:firstLine="425"/>
        <w:jc w:val="both"/>
        <w:rPr>
          <w:rFonts w:cstheme="minorHAnsi"/>
          <w:sz w:val="24"/>
          <w:szCs w:val="24"/>
        </w:rPr>
      </w:pPr>
      <w:r>
        <w:rPr>
          <w:rFonts w:cstheme="minorHAnsi"/>
          <w:sz w:val="24"/>
          <w:szCs w:val="24"/>
        </w:rPr>
        <w:t xml:space="preserve">One of the initial claims in section 1.1 and one that was put forward by Turner et al. </w:t>
      </w:r>
      <w:r>
        <w:rPr>
          <w:rFonts w:cstheme="minorHAnsi"/>
          <w:sz w:val="24"/>
          <w:szCs w:val="24"/>
        </w:rPr>
        <w:fldChar w:fldCharType="begin" w:fldLock="1"/>
      </w:r>
      <w:r>
        <w:rPr>
          <w:rFonts w:cstheme="minorHAnsi"/>
          <w:sz w:val="24"/>
          <w:szCs w:val="24"/>
        </w:rPr>
        <w:instrText>ADDIN CSL_CITATION { "citationItems" : [ { "id" : "ITEM-1", "itemData" : { "DOI" : "10.1016/j.neuroimage.2015.12.030", "abstract" : "a b s t r a c t The need to test a growing number of theories in cognitive science has led to increased interest in inferential methods that integrate multiple data modalities. In this manuscript, we show how a method for integrating three data modalities within a single framework provides (1) more detailed descriptions of cognitive processes and (2) more accurate predictions of unobserved data than less integrative methods. Specifically, we show how combining either EEG and fMRI with a behavioral model can perform substantially better than a behavioral-data-only model in both generative and predictive modeling analyses. We then show how a trivariate model \u2013 a model including EEG, fMRI, and behavioral data \u2013 outperforms bivariate models in both generative and predictive modeling analyses. Together, these results suggest that within an appropriate modeling framework, more data can be used to better constrain cognitive theory, and to generate more accurate predictions for behav-ioral and neural data.", "author" : [ { "dropping-particle" : "", "family" : "Turner", "given" : "Brandon M", "non-dropping-particle" : "", "parse-names" : false, "suffix" : "" }, { "dropping-particle" : "", "family" : "Rodriguez", "given" : "Christian A", "non-dropping-particle" : "", "parse-names" : false, "suffix" : "" }, { "dropping-particle" : "", "family" : "Norcia", "given" : "Tony M", "non-dropping-particle" : "", "parse-names" : false, "suffix" : "" }, { "dropping-particle" : "", "family" : "Mcclure", "given" : "Samuel M", "non-dropping-particle" : "", "parse-names" : false, "suffix" : "" }, { "dropping-particle" : "", "family" : "Steyvers", "given" : "Mark", "non-dropping-particle" : "", "parse-names" : false, "suffix" : "" } ], "container-title" : "NeuroImage", "id" : "ITEM-1", "issued" : { "date-parts" : [ [ "2016" ] ] }, "page" : "96-115", "title" : "Why more is better: Simultaneous modeling of EEG, fMRI, and behavioral data", "type" : "article-journal", "volume" : "128" }, "uris" : [ "http://www.mendeley.com/documents/?uuid=8b12733a-78ce-3276-98e2-ab9cd66527d5" ] } ], "mendeley" : { "formattedCitation" : "(Turner et al., 2016)", "manualFormatting" : "(2016)", "plainTextFormattedCitation" : "(Turner et al., 2016)", "previouslyFormattedCitation" : "(Turner et al., 2016)" }, "properties" : {  }, "schema" : "https://github.com/citation-style-language/schema/raw/master/csl-citation.json" }</w:instrText>
      </w:r>
      <w:r>
        <w:rPr>
          <w:rFonts w:cstheme="minorHAnsi"/>
          <w:sz w:val="24"/>
          <w:szCs w:val="24"/>
        </w:rPr>
        <w:fldChar w:fldCharType="separate"/>
      </w:r>
      <w:r>
        <w:rPr>
          <w:rFonts w:cstheme="minorHAnsi"/>
          <w:noProof/>
          <w:sz w:val="24"/>
          <w:szCs w:val="24"/>
        </w:rPr>
        <w:t>(</w:t>
      </w:r>
      <w:r w:rsidRPr="00722D71">
        <w:rPr>
          <w:rFonts w:cstheme="minorHAnsi"/>
          <w:noProof/>
          <w:sz w:val="24"/>
          <w:szCs w:val="24"/>
        </w:rPr>
        <w:t>2016)</w:t>
      </w:r>
      <w:r>
        <w:rPr>
          <w:rFonts w:cstheme="minorHAnsi"/>
          <w:sz w:val="24"/>
          <w:szCs w:val="24"/>
        </w:rPr>
        <w:fldChar w:fldCharType="end"/>
      </w:r>
      <w:r>
        <w:rPr>
          <w:rFonts w:cstheme="minorHAnsi"/>
          <w:sz w:val="24"/>
          <w:szCs w:val="24"/>
        </w:rPr>
        <w:t xml:space="preserve"> is that enriching statistical predictors and methodology leads to enhanced prediction.</w:t>
      </w:r>
      <w:r w:rsidR="004E5965">
        <w:rPr>
          <w:rFonts w:cstheme="minorHAnsi"/>
          <w:sz w:val="24"/>
          <w:szCs w:val="24"/>
        </w:rPr>
        <w:t xml:space="preserve"> If there is merit to the claim, EEG-, fMRI- or EEG-fMRI-based parameters should provide incremental contributions to explaining variance in reaction times (RT), error rates (ER) or other performance measures. </w:t>
      </w:r>
      <w:r w:rsidR="004F132F">
        <w:rPr>
          <w:rFonts w:cstheme="minorHAnsi"/>
          <w:sz w:val="24"/>
          <w:szCs w:val="24"/>
        </w:rPr>
        <w:t xml:space="preserve">However, it stands to reason if blindly entering variables into a </w:t>
      </w:r>
      <w:r w:rsidR="004F132F">
        <w:rPr>
          <w:rFonts w:cstheme="minorHAnsi"/>
          <w:sz w:val="24"/>
          <w:szCs w:val="24"/>
        </w:rPr>
        <w:lastRenderedPageBreak/>
        <w:t xml:space="preserve">predictive model serves any real purpose. Without any assumptions about the relation of predictor and criteria, significant explanatory value might be coincidental. </w:t>
      </w:r>
    </w:p>
    <w:p w14:paraId="730574B9" w14:textId="67E32F5A" w:rsidR="007E1CC9" w:rsidRDefault="004F132F" w:rsidP="00722D71">
      <w:pPr>
        <w:spacing w:after="0" w:line="360" w:lineRule="auto"/>
        <w:ind w:firstLine="425"/>
        <w:jc w:val="both"/>
        <w:rPr>
          <w:rFonts w:cstheme="minorHAnsi"/>
          <w:sz w:val="24"/>
          <w:szCs w:val="24"/>
        </w:rPr>
      </w:pPr>
      <w:r>
        <w:rPr>
          <w:rFonts w:cstheme="minorHAnsi"/>
          <w:sz w:val="24"/>
          <w:szCs w:val="24"/>
        </w:rPr>
        <w:t xml:space="preserve">For testing the hypothesis of cumulative explanatory values in single and joint EEG-fMRI parameters, a multilevel model with an exploratory model sequence </w:t>
      </w:r>
      <w:r>
        <w:rPr>
          <w:rFonts w:cstheme="minorHAnsi"/>
          <w:sz w:val="24"/>
          <w:szCs w:val="24"/>
        </w:rPr>
        <w:fldChar w:fldCharType="begin" w:fldLock="1"/>
      </w:r>
      <w:r>
        <w:rPr>
          <w:rFonts w:cstheme="minorHAnsi"/>
          <w:sz w:val="24"/>
          <w:szCs w:val="24"/>
        </w:rPr>
        <w:instrText>ADDIN CSL_CITATION { "citationItems" : [ { "id" : "ITEM-1", "itemData" : { "DOI" : "10.1177/0049124194022003001", "ISSN" : "0049-1241", "abstract" : "This special issue of SMR is about the analysis of data collected at different levels of observation, such as groups and individuals within these groups, and about the methodological problems that are present when natural experimentation and observations nested within existing social groups are the object of study. The methodological problems are summarized in the term multilevel problems. A multilevel problem is a problem that inquires into the relationships between a set of variables that are measured at a number of different levels of a hierarchy. This article discusses some traditional approaches to the analysis of multilevel data and their statistical shortcomings. The random coefficient linear model is presented, which resolves many of these problems, and the currently available software is discussed. Next, some more general developments in multilevel modeling are discussed. The authors end with an overview of this special issue.", "author" : [ { "dropping-particle" : "", "family" : "Hox", "given" : "Joop J.", "non-dropping-particle" : "", "parse-names" : false, "suffix" : "" }, { "dropping-particle" : "", "family" : "Kreft", "given" : "Ita G. G.", "non-dropping-particle" : "", "parse-names" : false, "suffix" : "" } ], "container-title" : "Sociological Methods &amp; Research", "id" : "ITEM-1", "issue" : "3", "issued" : { "date-parts" : [ [ "1994", "2" ] ] }, "page" : "283-299", "publisher" : "SAGE PERIODICALS PRESS", "title" : "Multilevel Analysis Methods", "type" : "article-journal", "volume" : "22" }, "uris" : [ "http://www.mendeley.com/documents/?uuid=85830267-cf94-39c5-ade9-43efc069120e" ] }, { "id" : "ITEM-2", "itemData" : { "DOI" : "10.4324/9780203852279", "ISBN" : "9780203852279", "abstract" : "See, stats, and : https: / / www . researchgate . net / publication / 44832436 Multilevel : Techniques Applications Article DOI : 10 . 4324 / 9780203852279 CITATIONS4 , 609 READS 1 , 864 1 : Some : International Predicting - Based Joop Utrecht 233 , 639 SEE All . The .", "author" : [ { "dropping-particle" : "", "family" : "Hox", "given" : "Joop J", "non-dropping-particle" : "", "parse-names" : false, "suffix" : "" } ], "id" : "ITEM-2", "issued" : { "date-parts" : [ [ "2010" ] ] }, "title" : "Multilevel Analysis", "type" : "article-journal" }, "uris" : [ "http://www.mendeley.com/documents/?uuid=2a68a929-1cad-3504-b37a-b87af53d0c6e" ] } ], "mendeley" : { "formattedCitation" : "(Hox, 2010; Hox &amp; Kreft, 1994)", "plainTextFormattedCitation" : "(Hox, 2010; Hox &amp; Kreft, 1994)", "previouslyFormattedCitation" : "(Hox, 2010; Hox &amp; Kreft, 1994)" }, "properties" : {  }, "schema" : "https://github.com/citation-style-language/schema/raw/master/csl-citation.json" }</w:instrText>
      </w:r>
      <w:r>
        <w:rPr>
          <w:rFonts w:cstheme="minorHAnsi"/>
          <w:sz w:val="24"/>
          <w:szCs w:val="24"/>
        </w:rPr>
        <w:fldChar w:fldCharType="separate"/>
      </w:r>
      <w:r w:rsidRPr="004F132F">
        <w:rPr>
          <w:rFonts w:cstheme="minorHAnsi"/>
          <w:noProof/>
          <w:sz w:val="24"/>
          <w:szCs w:val="24"/>
        </w:rPr>
        <w:t>(Hox, 2010; Hox &amp; Kreft, 1994)</w:t>
      </w:r>
      <w:r>
        <w:rPr>
          <w:rFonts w:cstheme="minorHAnsi"/>
          <w:sz w:val="24"/>
          <w:szCs w:val="24"/>
        </w:rPr>
        <w:fldChar w:fldCharType="end"/>
      </w:r>
      <w:r>
        <w:rPr>
          <w:rFonts w:cstheme="minorHAnsi"/>
          <w:sz w:val="24"/>
          <w:szCs w:val="24"/>
        </w:rPr>
        <w:t xml:space="preserve"> is perfectly suited for the task. The basic idea of multilevel models is that </w:t>
      </w:r>
      <w:r w:rsidR="003E7E60">
        <w:rPr>
          <w:rFonts w:cstheme="minorHAnsi"/>
          <w:sz w:val="24"/>
          <w:szCs w:val="24"/>
        </w:rPr>
        <w:t xml:space="preserve">a hierarchical data structures causes dependent values to be more similar within naturally occurring subgroups. This applies, for instance, in a company where job satisfaction is more homogenous in specific departments or in task </w:t>
      </w:r>
      <w:r w:rsidR="001104F3">
        <w:rPr>
          <w:rFonts w:cstheme="minorHAnsi"/>
          <w:sz w:val="24"/>
          <w:szCs w:val="24"/>
        </w:rPr>
        <w:t xml:space="preserve">forces within the department. </w:t>
      </w:r>
      <w:r w:rsidR="0006080A">
        <w:rPr>
          <w:rFonts w:cstheme="minorHAnsi"/>
          <w:sz w:val="24"/>
          <w:szCs w:val="24"/>
        </w:rPr>
        <w:t>Transferring the example</w:t>
      </w:r>
      <w:r w:rsidR="001104F3">
        <w:rPr>
          <w:rFonts w:cstheme="minorHAnsi"/>
          <w:sz w:val="24"/>
          <w:szCs w:val="24"/>
        </w:rPr>
        <w:t xml:space="preserve"> to</w:t>
      </w:r>
      <w:r w:rsidR="003E7E60">
        <w:rPr>
          <w:rFonts w:cstheme="minorHAnsi"/>
          <w:sz w:val="24"/>
          <w:szCs w:val="24"/>
        </w:rPr>
        <w:t xml:space="preserve"> an experimental setting, a subject’s performance </w:t>
      </w:r>
      <w:r w:rsidR="00F91953">
        <w:rPr>
          <w:rFonts w:cstheme="minorHAnsi"/>
          <w:sz w:val="24"/>
          <w:szCs w:val="24"/>
        </w:rPr>
        <w:t xml:space="preserve">levels </w:t>
      </w:r>
      <w:r w:rsidR="003E7E60">
        <w:rPr>
          <w:rFonts w:cstheme="minorHAnsi"/>
          <w:sz w:val="24"/>
          <w:szCs w:val="24"/>
        </w:rPr>
        <w:t>might be more similar within</w:t>
      </w:r>
      <w:r w:rsidR="00F91953">
        <w:rPr>
          <w:rFonts w:cstheme="minorHAnsi"/>
          <w:sz w:val="24"/>
          <w:szCs w:val="24"/>
        </w:rPr>
        <w:t xml:space="preserve"> measurement runs or</w:t>
      </w:r>
      <w:r w:rsidR="003E7E60">
        <w:rPr>
          <w:rFonts w:cstheme="minorHAnsi"/>
          <w:sz w:val="24"/>
          <w:szCs w:val="24"/>
        </w:rPr>
        <w:t xml:space="preserve"> </w:t>
      </w:r>
      <w:r w:rsidR="00F91953">
        <w:rPr>
          <w:rFonts w:cstheme="minorHAnsi"/>
          <w:sz w:val="24"/>
          <w:szCs w:val="24"/>
        </w:rPr>
        <w:t>within</w:t>
      </w:r>
      <w:r w:rsidR="003E7E60">
        <w:rPr>
          <w:rFonts w:cstheme="minorHAnsi"/>
          <w:sz w:val="24"/>
          <w:szCs w:val="24"/>
        </w:rPr>
        <w:t xml:space="preserve"> conditions of an experiment. </w:t>
      </w:r>
    </w:p>
    <w:p w14:paraId="645F854D" w14:textId="465CA2DB" w:rsidR="00997049" w:rsidRDefault="00997049" w:rsidP="00722D71">
      <w:pPr>
        <w:spacing w:after="0" w:line="360" w:lineRule="auto"/>
        <w:ind w:firstLine="425"/>
        <w:jc w:val="both"/>
        <w:rPr>
          <w:rFonts w:cstheme="minorHAnsi"/>
          <w:sz w:val="24"/>
          <w:szCs w:val="24"/>
        </w:rPr>
      </w:pPr>
      <w:r>
        <w:rPr>
          <w:rFonts w:cstheme="minorHAnsi"/>
          <w:sz w:val="24"/>
          <w:szCs w:val="24"/>
        </w:rPr>
        <w:t xml:space="preserve">Parallel to the aforementioned examples, a multilevel model is a regressional model that allows for mixed linear effects performed on nested data. As such, data structures are organized in a manner that shows all observations collected from a subject ordered as repeated measurements within ascending categorical levels. </w:t>
      </w:r>
      <w:r w:rsidR="005D3E0D">
        <w:rPr>
          <w:rFonts w:cstheme="minorHAnsi"/>
          <w:sz w:val="24"/>
          <w:szCs w:val="24"/>
        </w:rPr>
        <w:t>As an example, an</w:t>
      </w:r>
      <w:r>
        <w:rPr>
          <w:rFonts w:cstheme="minorHAnsi"/>
          <w:sz w:val="24"/>
          <w:szCs w:val="24"/>
        </w:rPr>
        <w:t xml:space="preserve"> ERP measure would be entered as single-trial voltage values within a trial</w:t>
      </w:r>
      <w:r w:rsidR="005D3E0D">
        <w:rPr>
          <w:rFonts w:cstheme="minorHAnsi"/>
          <w:sz w:val="24"/>
          <w:szCs w:val="24"/>
        </w:rPr>
        <w:t xml:space="preserve"> </w:t>
      </w:r>
      <w:r>
        <w:rPr>
          <w:rFonts w:cstheme="minorHAnsi"/>
          <w:sz w:val="24"/>
          <w:szCs w:val="24"/>
        </w:rPr>
        <w:t>type within a block or run within a subject.</w:t>
      </w:r>
      <w:r w:rsidR="005D3E0D">
        <w:rPr>
          <w:rFonts w:cstheme="minorHAnsi"/>
          <w:sz w:val="24"/>
          <w:szCs w:val="24"/>
        </w:rPr>
        <w:t xml:space="preserve"> Consequently, a multilevel modeling approach ensures that there is less distortion of results due to false assumptions about homogenous or even unrelated distributions of dependent values or their residuals. In general, multilevel modeling benefits from being more robust </w:t>
      </w:r>
      <w:r w:rsidR="005D3E0D">
        <w:rPr>
          <w:rFonts w:cstheme="minorHAnsi"/>
          <w:sz w:val="24"/>
          <w:szCs w:val="24"/>
        </w:rPr>
        <w:fldChar w:fldCharType="begin" w:fldLock="1"/>
      </w:r>
      <w:r w:rsidR="005D3E0D">
        <w:rPr>
          <w:rFonts w:cstheme="minorHAnsi"/>
          <w:sz w:val="24"/>
          <w:szCs w:val="24"/>
        </w:rPr>
        <w:instrText>ADDIN CSL_CITATION { "citationItems" : [ { "id" : "ITEM-1", "itemData" : { "DOI" : "10.1046/j.0039-0402.2003.00252.x", "ISSN" : "0039-0402", "author" : [ { "dropping-particle" : "", "family" : "Maas", "given" : "Cora J. M.", "non-dropping-particle" : "", "parse-names" : false, "suffix" : "" }, { "dropping-particle" : "", "family" : "Hox", "given" : "Joop J.", "non-dropping-particle" : "", "parse-names" : false, "suffix" : "" } ], "container-title" : "Statistica Neerlandica", "id" : "ITEM-1", "issue" : "2", "issued" : { "date-parts" : [ [ "2004", "5", "1" ] ] }, "page" : "127-137", "publisher" : "Blackwell Publishing", "title" : "Robustness issues in multilevel regression analysis", "type" : "article-journal", "volume" : "58" }, "uris" : [ "http://www.mendeley.com/documents/?uuid=2172e867-8d91-3b42-8703-c7c504c8ef4e" ] } ], "mendeley" : { "formattedCitation" : "(Maas &amp; Hox, 2004)", "plainTextFormattedCitation" : "(Maas &amp; Hox, 2004)", "previouslyFormattedCitation" : "(Maas &amp; Hox, 2004)" }, "properties" : {  }, "schema" : "https://github.com/citation-style-language/schema/raw/master/csl-citation.json" }</w:instrText>
      </w:r>
      <w:r w:rsidR="005D3E0D">
        <w:rPr>
          <w:rFonts w:cstheme="minorHAnsi"/>
          <w:sz w:val="24"/>
          <w:szCs w:val="24"/>
        </w:rPr>
        <w:fldChar w:fldCharType="separate"/>
      </w:r>
      <w:r w:rsidR="005D3E0D" w:rsidRPr="005D3E0D">
        <w:rPr>
          <w:rFonts w:cstheme="minorHAnsi"/>
          <w:noProof/>
          <w:sz w:val="24"/>
          <w:szCs w:val="24"/>
        </w:rPr>
        <w:t>(Maas &amp; Hox, 2004)</w:t>
      </w:r>
      <w:r w:rsidR="005D3E0D">
        <w:rPr>
          <w:rFonts w:cstheme="minorHAnsi"/>
          <w:sz w:val="24"/>
          <w:szCs w:val="24"/>
        </w:rPr>
        <w:fldChar w:fldCharType="end"/>
      </w:r>
      <w:r w:rsidR="005D3E0D">
        <w:rPr>
          <w:rFonts w:cstheme="minorHAnsi"/>
          <w:sz w:val="24"/>
          <w:szCs w:val="24"/>
        </w:rPr>
        <w:t xml:space="preserve">, as they are less heavy on distributional assumptions than conventional inferential statistical models for comparing levels of multivariate designs (i.e., analysis of variance or covariance). </w:t>
      </w:r>
    </w:p>
    <w:p w14:paraId="6AE07463" w14:textId="3A1ECC35" w:rsidR="005D3E0D" w:rsidRPr="00522F58" w:rsidRDefault="005D3E0D" w:rsidP="00722D71">
      <w:pPr>
        <w:spacing w:after="0" w:line="360" w:lineRule="auto"/>
        <w:ind w:firstLine="425"/>
        <w:jc w:val="both"/>
        <w:rPr>
          <w:rFonts w:cstheme="minorHAnsi"/>
          <w:sz w:val="24"/>
          <w:szCs w:val="24"/>
        </w:rPr>
      </w:pPr>
      <w:r>
        <w:rPr>
          <w:rFonts w:cstheme="minorHAnsi"/>
          <w:sz w:val="24"/>
          <w:szCs w:val="24"/>
        </w:rPr>
        <w:t>Furthermore, a multilevel approach lends itself to multimodal data fusion and prediction, since it allows for a sequential modeling of different types of effects. First, both slopes and intercepts of pre</w:t>
      </w:r>
      <w:r w:rsidR="00636B31">
        <w:rPr>
          <w:rFonts w:cstheme="minorHAnsi"/>
          <w:sz w:val="24"/>
          <w:szCs w:val="24"/>
        </w:rPr>
        <w:t>-</w:t>
      </w:r>
      <w:r>
        <w:rPr>
          <w:rFonts w:cstheme="minorHAnsi"/>
          <w:sz w:val="24"/>
          <w:szCs w:val="24"/>
        </w:rPr>
        <w:t>defined experimental manipulations can be entered separately as random (i.e., residuals) or fixed effects. Second, these can be added as effects on different levels</w:t>
      </w:r>
      <w:r w:rsidR="00F654D6">
        <w:rPr>
          <w:rFonts w:cstheme="minorHAnsi"/>
          <w:sz w:val="24"/>
          <w:szCs w:val="24"/>
        </w:rPr>
        <w:t xml:space="preserve"> or as so-called cross-level-interactions, indicating the contribution of interactional effects be</w:t>
      </w:r>
      <w:r w:rsidR="00636B31">
        <w:rPr>
          <w:rFonts w:cstheme="minorHAnsi"/>
          <w:sz w:val="24"/>
          <w:szCs w:val="24"/>
        </w:rPr>
        <w:t>tween</w:t>
      </w:r>
      <w:r w:rsidR="00F654D6">
        <w:rPr>
          <w:rFonts w:cstheme="minorHAnsi"/>
          <w:sz w:val="24"/>
          <w:szCs w:val="24"/>
        </w:rPr>
        <w:t xml:space="preserve"> varying levels of multiple hierarchical predictors</w:t>
      </w:r>
      <w:r>
        <w:rPr>
          <w:rFonts w:cstheme="minorHAnsi"/>
          <w:sz w:val="24"/>
          <w:szCs w:val="24"/>
        </w:rPr>
        <w:t>. Hence, the approach eases to assess the specific contribution</w:t>
      </w:r>
      <w:r w:rsidR="00F654D6">
        <w:rPr>
          <w:rFonts w:cstheme="minorHAnsi"/>
          <w:sz w:val="24"/>
          <w:szCs w:val="24"/>
        </w:rPr>
        <w:t>s of each step</w:t>
      </w:r>
      <w:r>
        <w:rPr>
          <w:rFonts w:cstheme="minorHAnsi"/>
          <w:sz w:val="24"/>
          <w:szCs w:val="24"/>
        </w:rPr>
        <w:t xml:space="preserve"> </w:t>
      </w:r>
      <w:r w:rsidR="00F654D6">
        <w:rPr>
          <w:rFonts w:cstheme="minorHAnsi"/>
          <w:sz w:val="24"/>
          <w:szCs w:val="24"/>
        </w:rPr>
        <w:t>in an</w:t>
      </w:r>
      <w:r>
        <w:rPr>
          <w:rFonts w:cstheme="minorHAnsi"/>
          <w:sz w:val="24"/>
          <w:szCs w:val="24"/>
        </w:rPr>
        <w:t xml:space="preserve"> </w:t>
      </w:r>
      <w:r w:rsidR="00F654D6">
        <w:rPr>
          <w:rFonts w:cstheme="minorHAnsi"/>
          <w:sz w:val="24"/>
          <w:szCs w:val="24"/>
        </w:rPr>
        <w:t xml:space="preserve">iterative specification of the most complex model </w:t>
      </w:r>
      <w:r w:rsidR="00F654D6">
        <w:rPr>
          <w:rFonts w:cstheme="minorHAnsi"/>
          <w:sz w:val="24"/>
          <w:szCs w:val="24"/>
        </w:rPr>
        <w:fldChar w:fldCharType="begin" w:fldLock="1"/>
      </w:r>
      <w:r w:rsidR="00F654D6">
        <w:rPr>
          <w:rFonts w:cstheme="minorHAnsi"/>
          <w:sz w:val="24"/>
          <w:szCs w:val="24"/>
        </w:rPr>
        <w:instrText>ADDIN CSL_CITATION { "citationItems" : [ { "id" : "ITEM-1", "itemData" : { "DOI" : "10.4324/9780203852279", "ISBN" : "9780203852279", "abstract" : "See, stats, and : https: / / www . researchgate . net / publication / 44832436 Multilevel : Techniques Applications Article DOI : 10 . 4324 / 9780203852279 CITATIONS4 , 609 READS 1 , 864 1 : Some : International Predicting - Based Joop Utrecht 233 , 639 SEE All . The .", "author" : [ { "dropping-particle" : "", "family" : "Hox", "given" : "Joop J", "non-dropping-particle" : "", "parse-names" : false, "suffix" : "" } ], "id" : "ITEM-1", "issued" : { "date-parts" : [ [ "2010" ] ] }, "title" : "Multilevel Analysis", "type" : "article-journal" }, "uris" : [ "http://www.mendeley.com/documents/?uuid=2a68a929-1cad-3504-b37a-b87af53d0c6e" ] } ], "mendeley" : { "formattedCitation" : "(Hox, 2010)", "plainTextFormattedCitation" : "(Hox, 2010)", "previouslyFormattedCitation" : "(Hox, 2010)" }, "properties" : {  }, "schema" : "https://github.com/citation-style-language/schema/raw/master/csl-citation.json" }</w:instrText>
      </w:r>
      <w:r w:rsidR="00F654D6">
        <w:rPr>
          <w:rFonts w:cstheme="minorHAnsi"/>
          <w:sz w:val="24"/>
          <w:szCs w:val="24"/>
        </w:rPr>
        <w:fldChar w:fldCharType="separate"/>
      </w:r>
      <w:r w:rsidR="00F654D6" w:rsidRPr="00F654D6">
        <w:rPr>
          <w:rFonts w:cstheme="minorHAnsi"/>
          <w:noProof/>
          <w:sz w:val="24"/>
          <w:szCs w:val="24"/>
        </w:rPr>
        <w:t>(Hox, 2010)</w:t>
      </w:r>
      <w:r w:rsidR="00F654D6">
        <w:rPr>
          <w:rFonts w:cstheme="minorHAnsi"/>
          <w:sz w:val="24"/>
          <w:szCs w:val="24"/>
        </w:rPr>
        <w:fldChar w:fldCharType="end"/>
      </w:r>
      <w:r w:rsidR="00F654D6">
        <w:rPr>
          <w:rFonts w:cstheme="minorHAnsi"/>
          <w:sz w:val="24"/>
          <w:szCs w:val="24"/>
        </w:rPr>
        <w:t xml:space="preserve">. In an exploratory model sequence, this iteration can be tested by assessing the improved explanation of variance in the dependent variable with each added fixed or random model parameter. This is done by either observing changes in a model’s failure to account for </w:t>
      </w:r>
      <w:r w:rsidR="00F654D6">
        <w:rPr>
          <w:rFonts w:cstheme="minorHAnsi"/>
          <w:sz w:val="24"/>
          <w:szCs w:val="24"/>
        </w:rPr>
        <w:lastRenderedPageBreak/>
        <w:t>variance (i.e., deviance) or by indexing a model’s fit on empirical data (i.e., goodness of fit criterion).</w:t>
      </w:r>
    </w:p>
    <w:p w14:paraId="6CB3625E" w14:textId="77777777" w:rsidR="002073C9" w:rsidRDefault="002073C9" w:rsidP="00CF1C70">
      <w:pPr>
        <w:jc w:val="both"/>
      </w:pPr>
    </w:p>
    <w:p w14:paraId="38D1972D" w14:textId="27FA5A6E" w:rsidR="00470B7E" w:rsidRPr="00470B7E" w:rsidRDefault="006A1C63" w:rsidP="00CF1C70">
      <w:pPr>
        <w:pStyle w:val="Heading2"/>
        <w:jc w:val="both"/>
        <w:rPr>
          <w:color w:val="auto"/>
          <w:sz w:val="28"/>
        </w:rPr>
      </w:pPr>
      <w:bookmarkStart w:id="34" w:name="_Toc507343863"/>
      <w:r>
        <w:rPr>
          <w:color w:val="auto"/>
          <w:sz w:val="28"/>
        </w:rPr>
        <w:t>1.4</w:t>
      </w:r>
      <w:r w:rsidR="00470B7E" w:rsidRPr="00470B7E">
        <w:rPr>
          <w:color w:val="auto"/>
          <w:sz w:val="28"/>
        </w:rPr>
        <w:t xml:space="preserve"> </w:t>
      </w:r>
      <w:r w:rsidR="00470B7E">
        <w:rPr>
          <w:color w:val="auto"/>
          <w:sz w:val="28"/>
        </w:rPr>
        <w:t xml:space="preserve">Aims of </w:t>
      </w:r>
      <w:r w:rsidR="00120E83">
        <w:rPr>
          <w:color w:val="auto"/>
          <w:sz w:val="28"/>
        </w:rPr>
        <w:t>this study</w:t>
      </w:r>
      <w:bookmarkEnd w:id="34"/>
    </w:p>
    <w:p w14:paraId="5BA169E5" w14:textId="77777777" w:rsidR="00FD22A1" w:rsidRDefault="00FD22A1" w:rsidP="00CF1C70">
      <w:pPr>
        <w:spacing w:after="0" w:line="360" w:lineRule="auto"/>
        <w:ind w:firstLine="425"/>
        <w:jc w:val="both"/>
        <w:rPr>
          <w:rFonts w:cstheme="minorHAnsi"/>
        </w:rPr>
      </w:pPr>
    </w:p>
    <w:p w14:paraId="720DE4D7" w14:textId="2ACB34F2" w:rsidR="0027179F" w:rsidRPr="0027179F" w:rsidRDefault="0027179F" w:rsidP="0027179F">
      <w:pPr>
        <w:pStyle w:val="Heading3"/>
        <w:ind w:left="425"/>
        <w:jc w:val="both"/>
        <w:rPr>
          <w:color w:val="auto"/>
        </w:rPr>
      </w:pPr>
      <w:bookmarkStart w:id="35" w:name="_Toc507343864"/>
      <w:r>
        <w:rPr>
          <w:color w:val="auto"/>
        </w:rPr>
        <w:t>1.4.1</w:t>
      </w:r>
      <w:r w:rsidRPr="00522F58">
        <w:rPr>
          <w:color w:val="auto"/>
        </w:rPr>
        <w:t xml:space="preserve"> </w:t>
      </w:r>
      <w:r>
        <w:rPr>
          <w:color w:val="auto"/>
        </w:rPr>
        <w:t>Investigating mechanisms of cognitive control with EEG-fMRI</w:t>
      </w:r>
      <w:bookmarkEnd w:id="35"/>
    </w:p>
    <w:p w14:paraId="6E9361D1" w14:textId="77777777" w:rsidR="0027179F" w:rsidRDefault="0027179F" w:rsidP="00CF1C70">
      <w:pPr>
        <w:spacing w:after="0" w:line="360" w:lineRule="auto"/>
        <w:ind w:firstLine="425"/>
        <w:jc w:val="both"/>
        <w:rPr>
          <w:rFonts w:cstheme="minorHAnsi"/>
        </w:rPr>
      </w:pPr>
    </w:p>
    <w:p w14:paraId="2F0A5151" w14:textId="670D4879" w:rsidR="00512DB2" w:rsidRDefault="00512DB2" w:rsidP="00CF1C70">
      <w:pPr>
        <w:spacing w:after="0" w:line="360" w:lineRule="auto"/>
        <w:ind w:firstLine="425"/>
        <w:jc w:val="both"/>
        <w:rPr>
          <w:rFonts w:cstheme="minorHAnsi"/>
          <w:sz w:val="24"/>
          <w:szCs w:val="24"/>
        </w:rPr>
      </w:pPr>
      <w:r>
        <w:rPr>
          <w:rFonts w:cstheme="minorHAnsi"/>
          <w:sz w:val="24"/>
          <w:szCs w:val="24"/>
        </w:rPr>
        <w:t>The main goal of this study is to present a framework of measures for both optimizing the processing and statistical modeling of combined EEG-fMRI data. Further, this framework shall be demonstrated on a specific example that benefits from having enriched data foundations and analysis. After all, next to the methodological concerns, the ideas collected in this framework were meant to serve researchers in neuroscience, psychology, medicine or other fields as tools for answering questions about mental processes.</w:t>
      </w:r>
    </w:p>
    <w:p w14:paraId="6C392354" w14:textId="09AAC346" w:rsidR="00512DB2" w:rsidRDefault="00512DB2" w:rsidP="00CF1C70">
      <w:pPr>
        <w:spacing w:after="0" w:line="360" w:lineRule="auto"/>
        <w:ind w:firstLine="425"/>
        <w:jc w:val="both"/>
        <w:rPr>
          <w:rFonts w:cstheme="minorHAnsi"/>
          <w:sz w:val="24"/>
          <w:szCs w:val="24"/>
        </w:rPr>
      </w:pPr>
      <w:r>
        <w:rPr>
          <w:rFonts w:cstheme="minorHAnsi"/>
          <w:sz w:val="24"/>
          <w:szCs w:val="24"/>
        </w:rPr>
        <w:t xml:space="preserve">Cognitive control, as the ability to flexibly regulate and control cognitive resources in a goal-oriented manner, has great value to clinical research. Populations suffering from deficits in this ability range from eating disorders </w:t>
      </w:r>
      <w:r>
        <w:rPr>
          <w:rFonts w:cstheme="minorHAnsi"/>
          <w:sz w:val="24"/>
          <w:szCs w:val="24"/>
        </w:rPr>
        <w:fldChar w:fldCharType="begin" w:fldLock="1"/>
      </w:r>
      <w:r>
        <w:rPr>
          <w:rFonts w:cstheme="minorHAnsi"/>
          <w:sz w:val="24"/>
          <w:szCs w:val="24"/>
        </w:rPr>
        <w:instrText>ADDIN CSL_CITATION { "citationItems" : [ { "id" : "ITEM-1", "itemData" : { "DOI" : "10.1371/journal.pone.0028331", "ISSN" : "1932-6203", "abstract" : "Background People with eating disorders (ED) frequently present with inflexible behaviours, including eating related issues which contribute to the maintenance of the illness. Small scale studies point to difficulties with cognitive set-shifting as a basis. Using larger scale studies will lend robustness to these data.   Methodology/Principal Findings 542 participants were included in the dataset as follows: Anorexia Nervosa (AN) n = 171; Bulimia Nervosa (BN) n = 82; Recovered AN n = 90; Healthy controls (HC): n = 199. All completed the Wisconsin Card Sorting Task (WCST), an assessment that integrates multiple measurement of several executive processes concerned with problem solving and cognitive flexibility. The AN and BN groups performed poorly in most domains of the WCST. Recovered AN participants showed a better performance than currently ill participants; however, the number of preservative errors was higher than for HC participants.   Conclusions/Significance There is a growing interest in the diagnostic and treatment implications of cognitive flexibility in eating disorders. This large dataset supports previous smaller scale studies and a systematic review which indicate poor cognitive flexibility in people with ED.", "author" : [ { "dropping-particle" : "", "family" : "Tchanturia", "given" : "Kate", "non-dropping-particle" : "", "parse-names" : false, "suffix" : "" }, { "dropping-particle" : "", "family" : "Davies", "given" : "Helen", "non-dropping-particle" : "", "parse-names" : false, "suffix" : "" }, { "dropping-particle" : "", "family" : "Roberts", "given" : "Marion", "non-dropping-particle" : "", "parse-names" : false, "suffix" : "" }, { "dropping-particle" : "", "family" : "Harrison", "given" : "Amy", "non-dropping-particle" : "", "parse-names" : false, "suffix" : "" }, { "dropping-particle" : "", "family" : "Nakazato", "given" : "Michiko", "non-dropping-particle" : "", "parse-names" : false, "suffix" : "" }, { "dropping-particle" : "", "family" : "Schmidt", "given" : "Ulrike", "non-dropping-particle" : "", "parse-names" : false, "suffix" : "" }, { "dropping-particle" : "", "family" : "Treasure", "given" : "Janet", "non-dropping-particle" : "", "parse-names" : false, "suffix" : "" }, { "dropping-particle" : "", "family" : "Morris", "given" : "Robin", "non-dropping-particle" : "", "parse-names" : false, "suffix" : "" } ], "container-title" : "PLoS ONE", "editor" : [ { "dropping-particle" : "", "family" : "Garc\u00eda", "given" : "Antonio Verdejo", "non-dropping-particle" : "", "parse-names" : false, "suffix" : "" } ], "id" : "ITEM-1", "issue" : "1", "issued" : { "date-parts" : [ [ "2012", "1", "12" ] ] }, "page" : "e28331", "publisher" : "Public Library of Science", "title" : "Poor Cognitive Flexibility in Eating Disorders: Examining the Evidence using the Wisconsin Card Sorting Task", "type" : "article-journal", "volume" : "7" }, "uris" : [ "http://www.mendeley.com/documents/?uuid=09660c73-ab59-347a-9333-21d4b87c4c66" ] }, { "id" : "ITEM-2", "itemData" : { "DOI" : "10.1016/j.tics.2010.11.001", "ISSN" : "1879-307X", "PMID" : "21109477", "abstract" : "The ability to resist the urge to eat requires the proper functioning of neuronal circuits involved in top-down control to oppose the conditioned responses that predict reward from eating the food and the desire to eat the food. Imaging studies show that obese subjects might have impairments in dopaminergic pathways that regulate neuronal systems associated with reward sensitivity, conditioning and control. It is known that the neuropeptides that regulate energy balance (homeostatic processes) through the hypothalamus also modulate the activity of dopamine cells and their projections into regions involved in the rewarding processes underlying food intake. It is postulated that this could also be a mechanism by which overeating and the resultant resistance to homoeostatic signals impairs the function of circuits involved in reward sensitivity, conditioning and cognitive control.", "author" : [ { "dropping-particle" : "", "family" : "Volkow", "given" : "Nora D", "non-dropping-particle" : "", "parse-names" : false, "suffix" : "" }, { "dropping-particle" : "", "family" : "Wang", "given" : "Gene-Jack", "non-dropping-particle" : "", "parse-names" : false, "suffix" : "" }, { "dropping-particle" : "", "family" : "Baler", "given" : "Ruben D", "non-dropping-particle" : "", "parse-names" : false, "suffix" : "" } ], "container-title" : "Trends in cognitive sciences", "id" : "ITEM-2", "issue" : "1", "issued" : { "date-parts" : [ [ "2011", "1" ] ] }, "page" : "37-46", "publisher" : "NIH Public Access", "title" : "Reward, dopamine and the control of food intake: implications for obesity.", "type" : "article-journal", "volume" : "15" }, "uris" : [ "http://www.mendeley.com/documents/?uuid=b8c331ef-21b8-3970-b963-a0c01be9ee41" ] } ], "mendeley" : { "formattedCitation" : "(Tchanturia et al., 2012; Volkow, Wang, &amp; Baler, 2011)", "plainTextFormattedCitation" : "(Tchanturia et al., 2012; Volkow, Wang, &amp; Baler, 2011)", "previouslyFormattedCitation" : "(Tchanturia et al., 2012; Volkow, Wang, &amp; Baler, 2011)" }, "properties" : {  }, "schema" : "https://github.com/citation-style-language/schema/raw/master/csl-citation.json" }</w:instrText>
      </w:r>
      <w:r>
        <w:rPr>
          <w:rFonts w:cstheme="minorHAnsi"/>
          <w:sz w:val="24"/>
          <w:szCs w:val="24"/>
        </w:rPr>
        <w:fldChar w:fldCharType="separate"/>
      </w:r>
      <w:r w:rsidRPr="00512DB2">
        <w:rPr>
          <w:rFonts w:cstheme="minorHAnsi"/>
          <w:noProof/>
          <w:sz w:val="24"/>
          <w:szCs w:val="24"/>
        </w:rPr>
        <w:t>(Tchanturia et al., 2012; Volkow, Wang, &amp; Baler, 2011)</w:t>
      </w:r>
      <w:r>
        <w:rPr>
          <w:rFonts w:cstheme="minorHAnsi"/>
          <w:sz w:val="24"/>
          <w:szCs w:val="24"/>
        </w:rPr>
        <w:fldChar w:fldCharType="end"/>
      </w:r>
      <w:r w:rsidR="005655AB">
        <w:rPr>
          <w:rFonts w:cstheme="minorHAnsi"/>
          <w:sz w:val="24"/>
          <w:szCs w:val="24"/>
        </w:rPr>
        <w:t xml:space="preserve"> and</w:t>
      </w:r>
      <w:r>
        <w:rPr>
          <w:rFonts w:cstheme="minorHAnsi"/>
          <w:sz w:val="24"/>
          <w:szCs w:val="24"/>
        </w:rPr>
        <w:t xml:space="preserve"> </w:t>
      </w:r>
      <w:r w:rsidR="005655AB">
        <w:rPr>
          <w:rFonts w:cstheme="minorHAnsi"/>
          <w:sz w:val="24"/>
          <w:szCs w:val="24"/>
        </w:rPr>
        <w:t xml:space="preserve">schizophrenia </w:t>
      </w:r>
      <w:r w:rsidR="005655AB">
        <w:rPr>
          <w:rFonts w:cstheme="minorHAnsi"/>
          <w:sz w:val="24"/>
          <w:szCs w:val="24"/>
        </w:rPr>
        <w:fldChar w:fldCharType="begin" w:fldLock="1"/>
      </w:r>
      <w:r w:rsidR="005655AB">
        <w:rPr>
          <w:rFonts w:cstheme="minorHAnsi"/>
          <w:sz w:val="24"/>
          <w:szCs w:val="24"/>
        </w:rPr>
        <w:instrText>ADDIN CSL_CITATION { "citationItems" : [ { "id" : "ITEM-1", "itemData" : { "DOI" : "10.1093/schbul/sbw036", "ISSN" : "0586-7614", "author" : [ { "dropping-particle" : "", "family" : "Poppe", "given" : "Andrew B.", "non-dropping-particle" : "", "parse-names" : false, "suffix" : "" }, { "dropping-particle" : "", "family" : "Barch", "given" : "Deanna M.", "non-dropping-particle" : "", "parse-names" : false, "suffix" : "" }, { "dropping-particle" : "", "family" : "Carter", "given" : "Cameron S.", "non-dropping-particle" : "", "parse-names" : false, "suffix" : "" }, { "dropping-particle" : "", "family" : "Gold", "given" : "James M.", "non-dropping-particle" : "", "parse-names" : false, "suffix" : "" }, { "dropping-particle" : "", "family" : "Ragland", "given" : "John Daniel", "non-dropping-particle" : "", "parse-names" : false, "suffix" : "" }, { "dropping-particle" : "", "family" : "Silverstein", "given" : "Steven M.", "non-dropping-particle" : "", "parse-names" : false, "suffix" : "" }, { "dropping-particle" : "", "family" : "MacDonald", "given" : "Angus W.", "non-dropping-particle" : "", "parse-names" : false, "suffix" : "" } ], "container-title" : "Schizophrenia Bulletin", "id" : "ITEM-1", "issue" : "5", "issued" : { "date-parts" : [ [ "2016", "9", "1" ] ] }, "page" : "1149-1157", "publisher" : "Oxford University Press", "title" : "Reduced Frontoparietal Activity in Schizophrenia Is Linked to a Specific Deficit in Goal Maintenance: A Multisite Functional Imaging Study", "type" : "article-journal", "volume" : "42" }, "uris" : [ "http://www.mendeley.com/documents/?uuid=eb472c17-d394-3741-9a25-354fcbb595eb" ] }, { "id" : "ITEM-2", "itemData" : { "DOI" : "10.1038/npp.2010.156", "ISSN" : "0893-133X", "author" : [ { "dropping-particle" : "", "family" : "Lesh", "given" : "Tyler A", "non-dropping-particle" : "", "parse-names" : false, "suffix" : "" }, { "dropping-particle" : "", "family" : "Niendam", "given" : "Tara A", "non-dropping-particle" : "", "parse-names" : false, "suffix" : "" }, { "dropping-particle" : "", "family" : "Minzenberg", "given" : "Michael J", "non-dropping-particle" : "", "parse-names" : false, "suffix" : "" }, { "dropping-particle" : "", "family" : "Carter", "given" : "Cameron S", "non-dropping-particle" : "", "parse-names" : false, "suffix" : "" } ], "container-title" : "Neuropsychopharmacology", "id" : "ITEM-2", "issue" : "1", "issued" : { "date-parts" : [ [ "2011", "1", "15" ] ] }, "page" : "316-338", "publisher" : "Nature Publishing Group", "title" : "Cognitive Control Deficits in Schizophrenia: Mechanisms and Meaning", "type" : "article-journal", "volume" : "36" }, "uris" : [ "http://www.mendeley.com/documents/?uuid=4c40da38-f931-35b2-88a8-acca987dd208" ] }, { "id" : "ITEM-3", "itemData" : { "DOI" : "10.3389/fpsyg.2016.00705", "ISSN" : "16641078", "PMID" : "27242617", "abstract" : "Working Memory and executive functioning deficits are core characteristics of patients suffering from schizophrenia. Electrophysiological research indicates that altered patterns of neural oscillatory mechanisms underpinning executive functioning are associated with the psychiatric disorder. Such brain oscillatory changes have been found in local amplitude differences at gamma and theta frequencies in task-specific cortical areas. Moreover, interregional interactions are also disrupted as signified by decreased phase coherence of fronto-posterior theta activity in schizophrenia patients. However, schizophrenia is not a one-dimensional psychiatric disorder but has various forms and expressions. A common distinction is between positive and negative symptomatology but most patients have both negative and positive symptoms to some extent. Here, we examined three groups-healthy controls, predominantly negative, and predominantly positive symptomatic schizophrenia patients-when performing a working memory task with increasing cognitive demand and increasing need for executive control. We analyzed brain oscillatory activity in the three groups separately and investigated how predominant symptomatology might explain differences in brain oscillatory patterns. Our results indicate that differences in task specific fronto-posterior network activity (i.e., executive control network) expressed by interregional phase synchronization are able to account for working memory dysfunctions between groups. Local changes in the theta and gamma frequency range also show differences between patients and healthy controls, and more importantly, between the two patient groups. We conclude that differences in oscillatory brain activation patterns related to executive processing can be an indicator for positive and negative symptomatology in schizophrenia. Furthermore, changes in cognitive and especially executive functioning in patients are expressed by alterations in a task-specific fronto-posterior connectivity even in the absence of behavioral impairment.", "author" : [ { "dropping-particle" : "", "family" : "Berger", "given" : "Barbara", "non-dropping-particle" : "", "parse-names" : false, "suffix" : "" }, { "dropping-particle" : "", "family" : "Minarik", "given" : "Tamas", "non-dropping-particle" : "", "parse-names" : false, "suffix" : "" }, { "dropping-particle" : "", "family" : "Griesmayr", "given" : "Birgit", "non-dropping-particle" : "", "parse-names" : false, "suffix" : "" }, { "dropping-particle" : "", "family" : "Stelzig-Schoeler", "given" : "Renate", "non-dropping-particle" : "", "parse-names" : false, "suffix" : "" }, { "dropping-particle" : "", "family" : "Aichhorn", "given" : "Wolfgang", "non-dropping-particle" : "", "parse-names" : false, "suffix" : "" }, { "dropping-particle" : "", "family" : "Sauseng", "given" : "Paul", "non-dropping-particle" : "", "parse-names" : false, "suffix" : "" } ], "container-title" : "Frontiers in Psychology", "id" : "ITEM-3", "issue" : "MAY", "issued" : { "date-parts" : [ [ "2016" ] ] }, "page" : "1-14", "title" : "Brain oscillatory correlates of altered executive functioning in positive and negative symptomatic schizophrenia patients and healthy controls", "type" : "article-journal", "volume" : "7" }, "uris" : [ "http://www.mendeley.com/documents/?uuid=69a8c3b3-1922-46aa-9455-128828846180" ] } ], "mendeley" : { "formattedCitation" : "(Berger et al., 2016; Lesh, Niendam, Minzenberg, &amp; Carter, 2011; Poppe et al., 2016)", "plainTextFormattedCitation" : "(Berger et al., 2016; Lesh, Niendam, Minzenberg, &amp; Carter, 2011; Poppe et al., 2016)", "previouslyFormattedCitation" : "(Berger et al., 2016; Lesh, Niendam, Minzenberg, &amp; Carter, 2011; Poppe et al., 2016)" }, "properties" : {  }, "schema" : "https://github.com/citation-style-language/schema/raw/master/csl-citation.json" }</w:instrText>
      </w:r>
      <w:r w:rsidR="005655AB">
        <w:rPr>
          <w:rFonts w:cstheme="minorHAnsi"/>
          <w:sz w:val="24"/>
          <w:szCs w:val="24"/>
        </w:rPr>
        <w:fldChar w:fldCharType="separate"/>
      </w:r>
      <w:r w:rsidR="005655AB" w:rsidRPr="005655AB">
        <w:rPr>
          <w:rFonts w:cstheme="minorHAnsi"/>
          <w:noProof/>
          <w:sz w:val="24"/>
          <w:szCs w:val="24"/>
        </w:rPr>
        <w:t>(Berger et al., 2016; Lesh, Niendam, Minzenberg, &amp; Carter, 2011; Poppe et al., 2016)</w:t>
      </w:r>
      <w:r w:rsidR="005655AB">
        <w:rPr>
          <w:rFonts w:cstheme="minorHAnsi"/>
          <w:sz w:val="24"/>
          <w:szCs w:val="24"/>
        </w:rPr>
        <w:fldChar w:fldCharType="end"/>
      </w:r>
      <w:r w:rsidR="005655AB">
        <w:rPr>
          <w:rFonts w:cstheme="minorHAnsi"/>
          <w:sz w:val="24"/>
          <w:szCs w:val="24"/>
        </w:rPr>
        <w:t xml:space="preserve"> to drug addiction </w:t>
      </w:r>
      <w:r w:rsidR="005655AB">
        <w:rPr>
          <w:rFonts w:cstheme="minorHAnsi"/>
          <w:sz w:val="24"/>
          <w:szCs w:val="24"/>
        </w:rPr>
        <w:fldChar w:fldCharType="begin" w:fldLock="1"/>
      </w:r>
      <w:r w:rsidR="005655AB">
        <w:rPr>
          <w:rFonts w:cstheme="minorHAnsi"/>
          <w:sz w:val="24"/>
          <w:szCs w:val="24"/>
        </w:rPr>
        <w:instrText>ADDIN CSL_CITATION { "citationItems" : [ { "id" : "ITEM-1", "itemData" : { "DOI" : "10.1177/2167702612466547", "ISSN" : "2167-7026", "abstract" : "The past decade has witnessed a surge in research on training paradigms aimed at directly influencing cognitive processes in addiction and other psychopathology. Broadly, two avenues have been explored: In the first, the aim was to change maladaptive cognitive motivational biases (cognitive bias modification); in the second, the aim was to increase general control processes (e.g., working memory capacity). These approaches are consistent with a dual-process perspective in which psychopathology is related to a combination of disorder-specific impulsive processes and weak general abilities to control these impulses in view of reflective longer-term considerations. After reviewing the evidence for dual-process models in addiction, we discuss a number of critical issues, along with suggestions for further research. We argue that theoretical advancement, along with a better understanding of the underlying neurocognitive processes, is crucial for adequately responding to recent criticisms on dual-process models...", "author" : [ { "dropping-particle" : "", "family" : "Wiers", "given" : "Reinout W.", "non-dropping-particle" : "", "parse-names" : false, "suffix" : "" }, { "dropping-particle" : "", "family" : "Gladwin", "given" : "Thomas E.", "non-dropping-particle" : "", "parse-names" : false, "suffix" : "" }, { "dropping-particle" : "", "family" : "Hofmann", "given" : "Wilhelm", "non-dropping-particle" : "", "parse-names" : false, "suffix" : "" }, { "dropping-particle" : "", "family" : "Salemink", "given" : "Elske", "non-dropping-particle" : "", "parse-names" : false, "suffix" : "" }, { "dropping-particle" : "", "family" : "Ridderinkhof", "given" : "K. Richard", "non-dropping-particle" : "", "parse-names" : false, "suffix" : "" } ], "container-title" : "Clinical Psychological Science", "id" : "ITEM-1", "issue" : "2", "issued" : { "date-parts" : [ [ "2013", "4", "9" ] ] }, "page" : "192-212", "publisher" : "SAGE PublicationsSage CA: Los Angeles, CA", "title" : "Cognitive Bias Modification and Cognitive Control Training in Addiction and Related Psychopathology", "type" : "article-journal", "volume" : "1" }, "uris" : [ "http://www.mendeley.com/documents/?uuid=e734f809-fc57-3670-8c00-c0ba1c1e38b7" ] }, { "id" : "ITEM-2", "itemData" : { "DOI" : "10.1016/j.tics.2015.06.007", "ISSN" : "13646613", "abstract" : "&lt;p&gt;We discuss the idea that addictions can be treated by changing the mechanisms involved in self-control with or without regard to intention. The core clinical symptoms of addiction include an enhanced incentive for drug taking (craving), impaired self-control (impulsivity and compulsivity), negative mood, and increased stress reactivity. Symptoms related to impaired self-control involve reduced activity in control networks including anterior cingulate (ACC), adjacent prefrontal cortex (mPFC), and striatum. Behavioral training such as mindfulness meditation can increase the function of control networks and may be a promising approach for the treatment of addiction, even among those without intention to quit.&lt;/p&gt;", "author" : [ { "dropping-particle" : "", "family" : "Tang", "given" : "Yi-Yuan", "non-dropping-particle" : "", "parse-names" : false, "suffix" : "" }, { "dropping-particle" : "", "family" : "Posner", "given" : "Michael I.", "non-dropping-particle" : "", "parse-names" : false, "suffix" : "" }, { "dropping-particle" : "", "family" : "Rothbart", "given" : "Mary K.", "non-dropping-particle" : "", "parse-names" : false, "suffix" : "" }, { "dropping-particle" : "", "family" : "Volkow", "given" : "Nora D.", "non-dropping-particle" : "", "parse-names" : false, "suffix" : "" } ], "container-title" : "Trends in Cognitive Sciences", "id" : "ITEM-2", "issue" : "8", "issued" : { "date-parts" : [ [ "2015", "8", "1" ] ] }, "page" : "439-444", "publisher" : "Elsevier", "title" : "Circuitry of self-control and its role in reducing addiction", "type" : "article-journal", "volume" : "19" }, "uris" : [ "http://www.mendeley.com/documents/?uuid=dc6b9b96-ed1f-3ef0-b01d-889c63741157" ] } ], "mendeley" : { "formattedCitation" : "(Tang, Posner, Rothbart, &amp; Volkow, 2015; Wiers, Gladwin, Hofmann, Salemink, &amp; Ridderinkhof, 2013)", "plainTextFormattedCitation" : "(Tang, Posner, Rothbart, &amp; Volkow, 2015; Wiers, Gladwin, Hofmann, Salemink, &amp; Ridderinkhof, 2013)", "previouslyFormattedCitation" : "(Tang, Posner, Rothbart, &amp; Volkow, 2015; Wiers, Gladwin, Hofmann, Salemink, &amp; Ridderinkhof, 2013)" }, "properties" : {  }, "schema" : "https://github.com/citation-style-language/schema/raw/master/csl-citation.json" }</w:instrText>
      </w:r>
      <w:r w:rsidR="005655AB">
        <w:rPr>
          <w:rFonts w:cstheme="minorHAnsi"/>
          <w:sz w:val="24"/>
          <w:szCs w:val="24"/>
        </w:rPr>
        <w:fldChar w:fldCharType="separate"/>
      </w:r>
      <w:r w:rsidR="005655AB" w:rsidRPr="005655AB">
        <w:rPr>
          <w:rFonts w:cstheme="minorHAnsi"/>
          <w:noProof/>
          <w:sz w:val="24"/>
          <w:szCs w:val="24"/>
        </w:rPr>
        <w:t>(Tang, Posner, Rothbart, &amp; Volkow, 2015; Wiers, Gladwin, Hofmann, Salemink, &amp; Ridderinkhof, 2013)</w:t>
      </w:r>
      <w:r w:rsidR="005655AB">
        <w:rPr>
          <w:rFonts w:cstheme="minorHAnsi"/>
          <w:sz w:val="24"/>
          <w:szCs w:val="24"/>
        </w:rPr>
        <w:fldChar w:fldCharType="end"/>
      </w:r>
      <w:r w:rsidR="005655AB">
        <w:rPr>
          <w:rFonts w:cstheme="minorHAnsi"/>
          <w:sz w:val="24"/>
          <w:szCs w:val="24"/>
        </w:rPr>
        <w:t xml:space="preserve">. Particularly the latter display reduced proactive control capacity to perform adequate behavioral perseverance or adaptation to long-term goals when stimuli, which are relevant for the addiction, are present </w:t>
      </w:r>
      <w:r w:rsidR="005655AB">
        <w:rPr>
          <w:rFonts w:cstheme="minorHAnsi"/>
          <w:sz w:val="24"/>
          <w:szCs w:val="24"/>
        </w:rPr>
        <w:fldChar w:fldCharType="begin" w:fldLock="1"/>
      </w:r>
      <w:r w:rsidR="005655AB">
        <w:rPr>
          <w:rFonts w:cstheme="minorHAnsi"/>
          <w:sz w:val="24"/>
          <w:szCs w:val="24"/>
        </w:rPr>
        <w:instrText>ADDIN CSL_CITATION { "citationItems" : [ { "id" : "ITEM-1", "itemData" : { "DOI" : "10.1007/s10899-017-9722-2", "ISSN" : "1573-3602", "author" : [ { "dropping-particle" : "", "family" : "Brevers", "given" : "D.", "non-dropping-particle" : "", "parse-names" : false, "suffix" : "" }, { "dropping-particle" : "", "family" : "Bechara", "given" : "A.", "non-dropping-particle" : "", "parse-names" : false, "suffix" : "" }, { "dropping-particle" : "", "family" : "Kilts", "given" : "C. D.", "non-dropping-particle" : "", "parse-names" : false, "suffix" : "" }, { "dropping-particle" : "", "family" : "Antoniali", "given" : "V.", "non-dropping-particle" : "", "parse-names" : false, "suffix" : "" }, { "dropping-particle" : "", "family" : "Bruylant", "given" : "A.", "non-dropping-particle" : "", "parse-names" : false, "suffix" : "" }, { "dropping-particle" : "", "family" : "Verbanck", "given" : "P.", "non-dropping-particle" : "", "parse-names" : false, "suffix" : "" }, { "dropping-particle" : "", "family" : "Kornreich", "given" : "C.", "non-dropping-particle" : "", "parse-names" : false, "suffix" : "" }, { "dropping-particle" : "", "family" : "No\u00ebl", "given" : "X.", "non-dropping-particle" : "", "parse-names" : false, "suffix" : "" } ], "container-title" : "Journal of Gambling Studies", "id" : "ITEM-1", "issued" : { "date-parts" : [ [ "2017", "10", "24" ] ] }, "page" : "1-22", "publisher" : "Springer US", "title" : "Competing Motivations: Proactive Response Inhibition Toward Addiction-Related Stimuli in Quitting-Motivated Individuals", "type" : "article-journal" }, "uris" : [ "http://www.mendeley.com/documents/?uuid=3181f5a3-78b9-3d9f-9770-a692044b58da" ] } ], "mendeley" : { "formattedCitation" : "(Brevers et al., 2017)", "manualFormatting" : "(e.g. Brevers et al., 2017)", "plainTextFormattedCitation" : "(Brevers et al., 2017)", "previouslyFormattedCitation" : "(Brevers et al., 2017)" }, "properties" : {  }, "schema" : "https://github.com/citation-style-language/schema/raw/master/csl-citation.json" }</w:instrText>
      </w:r>
      <w:r w:rsidR="005655AB">
        <w:rPr>
          <w:rFonts w:cstheme="minorHAnsi"/>
          <w:sz w:val="24"/>
          <w:szCs w:val="24"/>
        </w:rPr>
        <w:fldChar w:fldCharType="separate"/>
      </w:r>
      <w:r w:rsidR="005655AB" w:rsidRPr="005655AB">
        <w:rPr>
          <w:rFonts w:cstheme="minorHAnsi"/>
          <w:noProof/>
          <w:sz w:val="24"/>
          <w:szCs w:val="24"/>
        </w:rPr>
        <w:t>(</w:t>
      </w:r>
      <w:r w:rsidR="005655AB">
        <w:rPr>
          <w:rFonts w:cstheme="minorHAnsi"/>
          <w:noProof/>
          <w:sz w:val="24"/>
          <w:szCs w:val="24"/>
        </w:rPr>
        <w:t xml:space="preserve">e.g. </w:t>
      </w:r>
      <w:r w:rsidR="005655AB" w:rsidRPr="005655AB">
        <w:rPr>
          <w:rFonts w:cstheme="minorHAnsi"/>
          <w:noProof/>
          <w:sz w:val="24"/>
          <w:szCs w:val="24"/>
        </w:rPr>
        <w:t>Brevers et al., 2017)</w:t>
      </w:r>
      <w:r w:rsidR="005655AB">
        <w:rPr>
          <w:rFonts w:cstheme="minorHAnsi"/>
          <w:sz w:val="24"/>
          <w:szCs w:val="24"/>
        </w:rPr>
        <w:fldChar w:fldCharType="end"/>
      </w:r>
      <w:r w:rsidR="005655AB">
        <w:rPr>
          <w:rFonts w:cstheme="minorHAnsi"/>
          <w:sz w:val="24"/>
          <w:szCs w:val="24"/>
        </w:rPr>
        <w:t xml:space="preserve">. Therefore, understanding cognitive control mechanisms might lead to a more refined knowledge of the </w:t>
      </w:r>
      <w:r w:rsidR="005A5089">
        <w:rPr>
          <w:rFonts w:cstheme="minorHAnsi"/>
          <w:sz w:val="24"/>
          <w:szCs w:val="24"/>
        </w:rPr>
        <w:t>associated</w:t>
      </w:r>
      <w:r w:rsidR="005655AB">
        <w:rPr>
          <w:rFonts w:cstheme="minorHAnsi"/>
          <w:sz w:val="24"/>
          <w:szCs w:val="24"/>
        </w:rPr>
        <w:t xml:space="preserve"> disorders. As stated at the end of section 1.1, precise neuronal correlates can aid clinical predictions concerning treatment responsiveness or the development of the disorder.</w:t>
      </w:r>
    </w:p>
    <w:p w14:paraId="23CB8D17" w14:textId="00993B5D" w:rsidR="00ED05C9" w:rsidRDefault="00F52B2B" w:rsidP="00ED05C9">
      <w:pPr>
        <w:spacing w:after="0" w:line="360" w:lineRule="auto"/>
        <w:ind w:firstLine="425"/>
        <w:jc w:val="both"/>
        <w:rPr>
          <w:rFonts w:cstheme="minorHAnsi"/>
          <w:sz w:val="24"/>
          <w:szCs w:val="24"/>
        </w:rPr>
      </w:pPr>
      <w:r>
        <w:rPr>
          <w:rFonts w:cstheme="minorHAnsi"/>
          <w:sz w:val="24"/>
          <w:szCs w:val="24"/>
        </w:rPr>
        <w:t>In adapting a continuous performance task (CPT)</w:t>
      </w:r>
      <w:r w:rsidR="005A5089">
        <w:rPr>
          <w:rFonts w:cstheme="minorHAnsi"/>
          <w:sz w:val="24"/>
          <w:szCs w:val="24"/>
        </w:rPr>
        <w:t>,</w:t>
      </w:r>
      <w:r>
        <w:rPr>
          <w:rFonts w:cstheme="minorHAnsi"/>
          <w:sz w:val="24"/>
          <w:szCs w:val="24"/>
        </w:rPr>
        <w:t xml:space="preserve"> originally designed for </w:t>
      </w:r>
      <w:r w:rsidR="00EA12BB">
        <w:rPr>
          <w:rFonts w:cstheme="minorHAnsi"/>
          <w:sz w:val="24"/>
          <w:szCs w:val="24"/>
        </w:rPr>
        <w:t>measuring</w:t>
      </w:r>
      <w:r>
        <w:rPr>
          <w:rFonts w:cstheme="minorHAnsi"/>
          <w:sz w:val="24"/>
          <w:szCs w:val="24"/>
        </w:rPr>
        <w:t xml:space="preserve"> cognitive control </w:t>
      </w:r>
      <w:r w:rsidR="009839F7">
        <w:rPr>
          <w:rFonts w:cstheme="minorHAnsi"/>
          <w:sz w:val="24"/>
          <w:szCs w:val="24"/>
        </w:rPr>
        <w:t>functions</w:t>
      </w:r>
      <w:r>
        <w:rPr>
          <w:rFonts w:cstheme="minorHAnsi"/>
          <w:sz w:val="24"/>
          <w:szCs w:val="24"/>
        </w:rPr>
        <w:t xml:space="preserve"> in schizophrenic patients </w:t>
      </w:r>
      <w:r>
        <w:rPr>
          <w:rFonts w:cstheme="minorHAnsi"/>
          <w:sz w:val="24"/>
          <w:szCs w:val="24"/>
        </w:rPr>
        <w:fldChar w:fldCharType="begin" w:fldLock="1"/>
      </w:r>
      <w:r w:rsidR="00993314">
        <w:rPr>
          <w:rFonts w:cstheme="minorHAnsi"/>
          <w:sz w:val="24"/>
          <w:szCs w:val="24"/>
        </w:rPr>
        <w:instrText>ADDIN CSL_CITATION { "citationItems" : [ { "id" : "ITEM-1", "itemData" : { "DOI" : "10.1093/schbul/sbr172", "ISBN" : "1745-1701 (Electronic)\\r0586-7614 (Linking)", "ISSN" : "05867614", "PMID" : "22199092", "abstract" : "BACKGROUND: We sought to develop a Dot Pattern Expectancy task (DPX) to assess goal maintenance for use in clinical trials. Altering the standard task created 5 versions of the DPX to compare-a standard version and 4 others. Alterations in the interstimulus interval (ISI) length and the strength of a learned prepotent response distinguished the different tasks. These adjustments were designed to decrease administration time and/or improve reliability of the data.\\n\\nMETHODS: We determined participant eligibility in an initial session (the first of 3) using clinical interviewing tools. The initial session also included a demographic assessment and assessments of community functioning and symptom severity. All versions of the DPX were administered, across 3 sessions. Specific deficits on the context processing compared with difficulty control condition were evaluated using mixed-effects logistic regression within a hierarchical linear model.\\n\\nRESULTS: We analyzed the data from 136 control participants and 138 participants with schizophrenia. Relative to a difficulty control condition, patients performed worse than controls on context processing conditions that required goal maintenance. ISI did not predict errors. Stronger prepotency was associated with increased errors in the difficulty control relative to context processing condition for controls, which improved the interpretability of findings for patients. Reliability was acceptable for a version of the task with a 10-minute running time.\\n\\nCONCLUSIONS: The best compromise between task duration and interpretability occurred on a version with a short ISI and a strong prepotency.", "author" : [ { "dropping-particle" : "", "family" : "Henderson", "given" : "Dori", "non-dropping-particle" : "", "parse-names" : false, "suffix" : "" }, { "dropping-particle" : "", "family" : "Poppe", "given" : "Andrew B.", "non-dropping-particle" : "", "parse-names" : false, "suffix" : "" }, { "dropping-particle" : "", "family" : "Barch", "given" : "Deanna M.", "non-dropping-particle" : "", "parse-names" : false, "suffix" : "" }, { "dropping-particle" : "", "family" : "Carter", "given" : "Cameron S.", "non-dropping-particle" : "", "parse-names" : false, "suffix" : "" }, { "dropping-particle" : "", "family" : "Gold", "given" : "James M.", "non-dropping-particle" : "", "parse-names" : false, "suffix" : "" }, { "dropping-particle" : "", "family" : "Ragland", "given" : "John D.", "non-dropping-particle" : "", "parse-names" : false, "suffix" : "" }, { "dropping-particle" : "", "family" : "Silverstein", "given" : "Steven M.", "non-dropping-particle" : "", "parse-names" : false, "suffix" : "" }, { "dropping-particle" : "", "family" : "Strauss", "given" : "Milton E.", "non-dropping-particle" : "", "parse-names" : false, "suffix" : "" }, { "dropping-particle" : "", "family" : "MacDonald", "given" : "Angus W.", "non-dropping-particle" : "", "parse-names" : false, "suffix" : "" } ], "container-title" : "Schizophrenia Bulletin", "id" : "ITEM-1", "issue" : "1", "issued" : { "date-parts" : [ [ "2012" ] ] }, "page" : "104-113", "title" : "Optimization of a goal maintenance task for use in clinical applications", "type" : "article-journal", "volume" : "38" }, "uris" : [ "http://www.mendeley.com/documents/?uuid=8631662a-f207-36f4-9770-4dae3d7d7477" ] } ], "mendeley" : { "formattedCitation" : "(Henderson et al., 2012)", "plainTextFormattedCitation" : "(Henderson et al., 2012)", "previouslyFormattedCitation" : "(Henderson et al., 2012)" }, "properties" : {  }, "schema" : "https://github.com/citation-style-language/schema/raw/master/csl-citation.json" }</w:instrText>
      </w:r>
      <w:r>
        <w:rPr>
          <w:rFonts w:cstheme="minorHAnsi"/>
          <w:sz w:val="24"/>
          <w:szCs w:val="24"/>
        </w:rPr>
        <w:fldChar w:fldCharType="separate"/>
      </w:r>
      <w:r w:rsidRPr="00F52B2B">
        <w:rPr>
          <w:rFonts w:cstheme="minorHAnsi"/>
          <w:noProof/>
          <w:sz w:val="24"/>
          <w:szCs w:val="24"/>
        </w:rPr>
        <w:t>(Henderson et al., 2012)</w:t>
      </w:r>
      <w:r>
        <w:rPr>
          <w:rFonts w:cstheme="minorHAnsi"/>
          <w:sz w:val="24"/>
          <w:szCs w:val="24"/>
        </w:rPr>
        <w:fldChar w:fldCharType="end"/>
      </w:r>
      <w:r w:rsidR="005A5089">
        <w:rPr>
          <w:rFonts w:cstheme="minorHAnsi"/>
          <w:sz w:val="24"/>
          <w:szCs w:val="24"/>
        </w:rPr>
        <w:t>,</w:t>
      </w:r>
      <w:r>
        <w:rPr>
          <w:rFonts w:cstheme="minorHAnsi"/>
          <w:sz w:val="24"/>
          <w:szCs w:val="24"/>
        </w:rPr>
        <w:t xml:space="preserve"> for simultaneous recordings, this study aims at comparing the outlined approaches. </w:t>
      </w:r>
      <w:r w:rsidR="002B48F5">
        <w:rPr>
          <w:rFonts w:cstheme="minorHAnsi"/>
          <w:sz w:val="24"/>
          <w:szCs w:val="24"/>
        </w:rPr>
        <w:t>The n</w:t>
      </w:r>
      <w:r w:rsidR="00EA12BB">
        <w:rPr>
          <w:rFonts w:cstheme="minorHAnsi"/>
          <w:sz w:val="24"/>
          <w:szCs w:val="24"/>
        </w:rPr>
        <w:t>euronal correlates of cogni</w:t>
      </w:r>
      <w:r w:rsidR="005A5089">
        <w:rPr>
          <w:rFonts w:cstheme="minorHAnsi"/>
          <w:sz w:val="24"/>
          <w:szCs w:val="24"/>
        </w:rPr>
        <w:t>tive control in WM</w:t>
      </w:r>
      <w:r w:rsidR="00EA12BB">
        <w:rPr>
          <w:rFonts w:cstheme="minorHAnsi"/>
          <w:sz w:val="24"/>
          <w:szCs w:val="24"/>
        </w:rPr>
        <w:t xml:space="preserve">, as assessed in the Dot Pattern Expectancy Task (DPX) or AX Continuous Performance Task (AX-CPT), in both EEG and fMRI </w:t>
      </w:r>
      <w:r w:rsidR="009839F7">
        <w:rPr>
          <w:rFonts w:cstheme="minorHAnsi"/>
          <w:sz w:val="24"/>
          <w:szCs w:val="24"/>
        </w:rPr>
        <w:t>have already been studied</w:t>
      </w:r>
      <w:r w:rsidR="00BF00E8">
        <w:rPr>
          <w:rFonts w:cstheme="minorHAnsi"/>
          <w:sz w:val="24"/>
          <w:szCs w:val="24"/>
        </w:rPr>
        <w:t xml:space="preserve"> extensively</w:t>
      </w:r>
      <w:r w:rsidR="00EA12BB">
        <w:rPr>
          <w:rFonts w:cstheme="minorHAnsi"/>
          <w:sz w:val="24"/>
          <w:szCs w:val="24"/>
        </w:rPr>
        <w:t xml:space="preserve"> </w:t>
      </w:r>
      <w:r w:rsidR="00EA12BB">
        <w:rPr>
          <w:rFonts w:cstheme="minorHAnsi"/>
          <w:sz w:val="24"/>
          <w:szCs w:val="24"/>
        </w:rPr>
        <w:fldChar w:fldCharType="begin" w:fldLock="1"/>
      </w:r>
      <w:r w:rsidR="0073109D">
        <w:rPr>
          <w:rFonts w:cstheme="minorHAnsi"/>
          <w:sz w:val="24"/>
          <w:szCs w:val="24"/>
        </w:rPr>
        <w:instrText>ADDIN CSL_CITATION { "citationItems" : [ { "id" : "ITEM-1", "itemData" : { "author" : [ { "dropping-particle" : "", "family" : "Lopez-Garcia", "given" : "P", "non-dropping-particle" : "", "parse-names" : false, "suffix" : "" }, { "dropping-particle" : "", "family" : "Lesh", "given" : "TA", "non-dropping-particle" : "", "parse-names" : false, "suffix" : "" }, { "dropping-particle" : "", "family" : "Salo", "given" : "T", "non-dropping-particle" : "", "parse-names" : false, "suffix" : "" }, { "dropping-particle" : "", "family" : "Barch", "given" : "DM", "non-dropping-particle" : "", "parse-names" : false, "suffix" : "" } ], "container-title" : "Cognitive, Affective, &amp;", "id" : "ITEM-1", "issued" : { "date-parts" : [ [ "2016" ] ] }, "title" : "The neural circuitry supporting goal maintenance during cognitive control: a comparison of expectancy AX-CPT and dot probe expectancy paradigms", "type" : "article-journal" }, "uris" : [ "http://www.mendeley.com/documents/?uuid=1b0e3793-5fb0-38eb-8b7f-230406405668" ] }, { "id" : "ITEM-2", "itemData" : { "DOI" : "10.1073/pnas.1116727109", "ISBN" : "1091-6490 (Electronic)\\r0027-8424 (Linking)", "ISSN" : "0027-8424, 1091-6490", "PMID" : "23086162", "abstract" : "Humans are adept at switching between goal-directed behaviors quickly and effectively. The prefrontal cortex (PFC) is thought to play a critical role by encoding, updating, and maintaining internal representations of task context in working memory. It has also been hypothesized that the encoding of context representations in PFC is regulated by phasic dopamine gating signals. Here we use multimodal methods to test these hypotheses. First we used functional MRI (fMRI) to identify regions of PFC associated with the representation of context in a working memory task. Next we used single-pulse transcranial magnetic stimulation (TMS), guided spatially by our fMRI findings and temporally by previous event-related EEG recordings, to disrupt context encoding while participants performed the same working memory task. We found that TMS pulses to the right dorsolateral PFC (DLPFC) immediately after context presentation, and well in advance of the response, adversely impacted context-dependent relative to context-independent responses. This finding causally implicates right DLPFC function in context encoding. Finally, using the same paradigm, we conducted high-resolution fMRI measurements in brainstem dopaminergic nuclei (ventral tegmental area and substantia nigra) and found phasic responses after presentation of context stimuli relative to other stimuli, consistent with the timing of a gating signal that regulates the encoding of representations in PFC. Furthermore, these responses were positively correlated with behavior, as well as with responses in the same region of right DLPFC targeted in the TMS experiment, lending support to the hypothesis that dopamine phasic signals regulate encoding, and thereby the updating, of context representations in PFC.", "author" : [ { "dropping-particle" : "", "family" : "D'Ardenne", "given" : "Kimberlee", "non-dropping-particle" : "", "parse-names" : false, "suffix" : "" }, { "dropping-particle" : "", "family" : "Eshel", "given" : "Neir", "non-dropping-particle" : "", "parse-names" : false, "suffix" : "" }, { "dropping-particle" : "", "family" : "Luka", "given" : "Joseph", "non-dropping-particle" : "", "parse-names" : false, "suffix" : "" }, { "dropping-particle" : "", "family" : "Lenartowicz", "given" : "Agatha", "non-dropping-particle" : "", "parse-names" : false, "suffix" : "" }, { "dropping-particle" : "", "family" : "Nystrom", "given" : "Leigh E", "non-dropping-particle" : "", "parse-names" : false, "suffix" : "" }, { "dropping-particle" : "", "family" : "Cohen", "given" : "Jonathan D", "non-dropping-particle" : "", "parse-names" : false, "suffix" : "" } ], "container-title" : "Proceeding of the National Academy of Science of the United States of America", "id" : "ITEM-2", "issue" : "49", "issued" : { "date-parts" : [ [ "2012" ] ] }, "page" : "19900-19909", "title" : "Role of prefrontal cortex and the midbrain dopamine system in working memory updating", "type" : "article-journal", "volume" : "109" }, "uris" : [ "http://www.mendeley.com/documents/?uuid=7162ba15-fd91-3395-9222-3db7cb8776fe" ] }, { "id" : "ITEM-3", "itemData" : { "DOI" : "10.1037/0894-4105.19.6.814", "ISBN" : "0894-4105 (Print) 0894-4105 (Linking)", "ISSN" : "0894-4105", "PMID" : "16351357", "abstract" : "Convergent and divergent validity are critically important in developing psychological measures that reveal interpretable deficits in disordered populations. This article reports on 2 studies that evaluated the validity of context processing measures. In Experiment 1, a confirmatory factor analysis of data from 481 healthy adults established the convergent validity of 2 context processing measures and showed that context processing accounted for significant amounts of variance in standard IQ and working memory measures. In Experiment 2, 20 schizophrenia patients, 16 of their healthy siblings, and 28 controls were evaluated using a novel, short context processing measure, the dot pattern expectancy (DPX) task. The DPX was sensitive to specific deficits in schizophrenia patients and their healthy siblings. These findings support the construct validity of context processing measures, suggest context processing is a component of intellectual functioning, and demonstrate that brief context processing measures remain sensitive to psychopathological deficits.", "author" : [ { "dropping-particle" : "", "family" : "MacDonald", "given" : "Angus W", "non-dropping-particle" : "", "parse-names" : false, "suffix" : "" }, { "dropping-particle" : "", "family" : "Goghari", "given" : "Vina M", "non-dropping-particle" : "", "parse-names" : false, "suffix" : "" }, { "dropping-particle" : "", "family" : "Hicks", "given" : "Brian M", "non-dropping-particle" : "", "parse-names" : false, "suffix" : "" }, { "dropping-particle" : "", "family" : "Flory", "given" : "Janine D", "non-dropping-particle" : "", "parse-names" : false, "suffix" : "" }, { "dropping-particle" : "", "family" : "Carter", "given" : "Cameron S", "non-dropping-particle" : "", "parse-names" : false, "suffix" : "" }, { "dropping-particle" : "", "family" : "Manuck", "given" : "Stephen B", "non-dropping-particle" : "", "parse-names" : false, "suffix" : "" } ], "container-title" : "Neuropsychology", "id" : "ITEM-3", "issue" : "6", "issued" : { "date-parts" : [ [ "2005" ] ] }, "page" : "814-21", "title" : "A convergent-divergent approach to context processing, general intellectual functioning, and the genetic liability to schizophrenia.", "type" : "article-journal", "volume" : "19" }, "uris" : [ "http://www.mendeley.com/documents/?uuid=379d627b-307e-4d68-8122-24f44808a49c" ] } ], "mendeley" : { "formattedCitation" : "(D\u2019Ardenne et al., 2012; Lopez-Garcia, Lesh, Salo, &amp; Barch, 2016; Angus W MacDonald et al., 2005)", "manualFormatting" : "(e.g. D\u2019Ardenne et al., 2012; Lopez-Garcia, Lesh, Salo, &amp; Barch, 2016; MacDonald et al., 2005)", "plainTextFormattedCitation" : "(D\u2019Ardenne et al., 2012; Lopez-Garcia, Lesh, Salo, &amp; Barch, 2016; Angus W MacDonald et al., 2005)", "previouslyFormattedCitation" : "(D\u2019Ardenne et al., 2012; Lopez-Garcia, Lesh, Salo, &amp; Barch, 2016; Angus W MacDonald et al., 2005)" }, "properties" : {  }, "schema" : "https://github.com/citation-style-language/schema/raw/master/csl-citation.json" }</w:instrText>
      </w:r>
      <w:r w:rsidR="00EA12BB">
        <w:rPr>
          <w:rFonts w:cstheme="minorHAnsi"/>
          <w:sz w:val="24"/>
          <w:szCs w:val="24"/>
        </w:rPr>
        <w:fldChar w:fldCharType="separate"/>
      </w:r>
      <w:r w:rsidR="00EA12BB" w:rsidRPr="00EA12BB">
        <w:rPr>
          <w:rFonts w:cstheme="minorHAnsi"/>
          <w:noProof/>
          <w:sz w:val="24"/>
          <w:szCs w:val="24"/>
        </w:rPr>
        <w:t>(</w:t>
      </w:r>
      <w:r w:rsidR="00EA12BB">
        <w:rPr>
          <w:rFonts w:cstheme="minorHAnsi"/>
          <w:noProof/>
          <w:sz w:val="24"/>
          <w:szCs w:val="24"/>
        </w:rPr>
        <w:t xml:space="preserve">e.g. </w:t>
      </w:r>
      <w:r w:rsidR="00EA12BB" w:rsidRPr="00EA12BB">
        <w:rPr>
          <w:rFonts w:cstheme="minorHAnsi"/>
          <w:noProof/>
          <w:sz w:val="24"/>
          <w:szCs w:val="24"/>
        </w:rPr>
        <w:t>D’Ardenne et al., 2012; Lopez-Garcia, Lesh, Salo, &amp; Barch, 2016; MacDonald et al., 2005)</w:t>
      </w:r>
      <w:r w:rsidR="00EA12BB">
        <w:rPr>
          <w:rFonts w:cstheme="minorHAnsi"/>
          <w:sz w:val="24"/>
          <w:szCs w:val="24"/>
        </w:rPr>
        <w:fldChar w:fldCharType="end"/>
      </w:r>
      <w:r w:rsidR="002B48F5">
        <w:rPr>
          <w:rFonts w:cstheme="minorHAnsi"/>
          <w:sz w:val="24"/>
          <w:szCs w:val="24"/>
        </w:rPr>
        <w:t>.</w:t>
      </w:r>
      <w:r w:rsidR="00ED05C9">
        <w:rPr>
          <w:rFonts w:cstheme="minorHAnsi"/>
          <w:sz w:val="24"/>
          <w:szCs w:val="24"/>
        </w:rPr>
        <w:t xml:space="preserve"> For this reason, the DPX task adequately matches the purposes of this study. </w:t>
      </w:r>
      <w:r w:rsidR="005A5089">
        <w:rPr>
          <w:rFonts w:cstheme="minorHAnsi"/>
          <w:sz w:val="24"/>
          <w:szCs w:val="24"/>
        </w:rPr>
        <w:t>The existing</w:t>
      </w:r>
      <w:r w:rsidR="00ED05C9">
        <w:rPr>
          <w:rFonts w:cstheme="minorHAnsi"/>
          <w:sz w:val="24"/>
          <w:szCs w:val="24"/>
        </w:rPr>
        <w:t xml:space="preserve"> literature on the task and </w:t>
      </w:r>
      <w:r w:rsidR="005A5089">
        <w:rPr>
          <w:rFonts w:cstheme="minorHAnsi"/>
          <w:sz w:val="24"/>
          <w:szCs w:val="24"/>
        </w:rPr>
        <w:t>proves its compatibility with</w:t>
      </w:r>
      <w:r w:rsidR="00ED05C9">
        <w:rPr>
          <w:rFonts w:cstheme="minorHAnsi"/>
          <w:sz w:val="24"/>
          <w:szCs w:val="24"/>
        </w:rPr>
        <w:t xml:space="preserve"> both EEG and fMRI.</w:t>
      </w:r>
    </w:p>
    <w:p w14:paraId="039097BB" w14:textId="37F9D840" w:rsidR="00BF00E8" w:rsidRDefault="009839F7" w:rsidP="00ED05C9">
      <w:pPr>
        <w:spacing w:after="0" w:line="360" w:lineRule="auto"/>
        <w:ind w:firstLine="425"/>
        <w:jc w:val="both"/>
        <w:rPr>
          <w:rFonts w:cstheme="minorHAnsi"/>
          <w:sz w:val="24"/>
          <w:szCs w:val="24"/>
        </w:rPr>
      </w:pPr>
      <w:r w:rsidRPr="009839F7">
        <w:rPr>
          <w:rFonts w:cstheme="minorHAnsi"/>
          <w:sz w:val="24"/>
          <w:szCs w:val="24"/>
        </w:rPr>
        <w:lastRenderedPageBreak/>
        <w:t xml:space="preserve">Past research points to the </w:t>
      </w:r>
      <w:r w:rsidR="00BF00E8">
        <w:rPr>
          <w:rFonts w:cstheme="minorHAnsi"/>
          <w:sz w:val="24"/>
          <w:szCs w:val="24"/>
        </w:rPr>
        <w:t xml:space="preserve">DLPFC </w:t>
      </w:r>
      <w:r w:rsidRPr="009839F7">
        <w:rPr>
          <w:rFonts w:cstheme="minorHAnsi"/>
          <w:sz w:val="24"/>
          <w:szCs w:val="24"/>
        </w:rPr>
        <w:t>to be the core structure</w:t>
      </w:r>
      <w:r>
        <w:rPr>
          <w:rFonts w:cstheme="minorHAnsi"/>
          <w:sz w:val="24"/>
          <w:szCs w:val="24"/>
        </w:rPr>
        <w:t xml:space="preserve"> of the two main control strategies in WM</w:t>
      </w:r>
      <w:r w:rsidRPr="009839F7">
        <w:rPr>
          <w:rFonts w:cstheme="minorHAnsi"/>
          <w:sz w:val="24"/>
          <w:szCs w:val="24"/>
        </w:rPr>
        <w:t>.</w:t>
      </w:r>
      <w:r>
        <w:rPr>
          <w:rFonts w:cstheme="minorHAnsi"/>
          <w:sz w:val="24"/>
          <w:szCs w:val="24"/>
        </w:rPr>
        <w:t xml:space="preserve"> </w:t>
      </w:r>
      <w:r w:rsidR="00BF00E8">
        <w:rPr>
          <w:rFonts w:cstheme="minorHAnsi"/>
          <w:sz w:val="24"/>
          <w:szCs w:val="24"/>
        </w:rPr>
        <w:t>In this task, l</w:t>
      </w:r>
      <w:r>
        <w:rPr>
          <w:rFonts w:cstheme="minorHAnsi"/>
          <w:sz w:val="24"/>
          <w:szCs w:val="24"/>
        </w:rPr>
        <w:t xml:space="preserve">ong-term goal maintenance </w:t>
      </w:r>
      <w:r w:rsidR="00DC140E">
        <w:rPr>
          <w:rFonts w:cstheme="minorHAnsi"/>
          <w:sz w:val="24"/>
          <w:szCs w:val="24"/>
        </w:rPr>
        <w:t>optimizes</w:t>
      </w:r>
      <w:r>
        <w:rPr>
          <w:rFonts w:cstheme="minorHAnsi"/>
          <w:sz w:val="24"/>
          <w:szCs w:val="24"/>
        </w:rPr>
        <w:t xml:space="preserve"> </w:t>
      </w:r>
      <w:r w:rsidR="00DC140E">
        <w:rPr>
          <w:rFonts w:cstheme="minorHAnsi"/>
          <w:sz w:val="24"/>
          <w:szCs w:val="24"/>
        </w:rPr>
        <w:t>behavior</w:t>
      </w:r>
      <w:r w:rsidR="00BF00E8">
        <w:rPr>
          <w:rFonts w:cstheme="minorHAnsi"/>
          <w:sz w:val="24"/>
          <w:szCs w:val="24"/>
        </w:rPr>
        <w:t xml:space="preserve">. Subjects learn how to process </w:t>
      </w:r>
      <w:r w:rsidR="0044078A">
        <w:rPr>
          <w:rFonts w:cstheme="minorHAnsi"/>
          <w:sz w:val="24"/>
          <w:szCs w:val="24"/>
        </w:rPr>
        <w:t>predic</w:t>
      </w:r>
      <w:r w:rsidR="00BF00E8">
        <w:rPr>
          <w:rFonts w:cstheme="minorHAnsi"/>
          <w:sz w:val="24"/>
          <w:szCs w:val="24"/>
        </w:rPr>
        <w:t>tive information imper</w:t>
      </w:r>
      <w:r w:rsidR="005A5089">
        <w:rPr>
          <w:rFonts w:cstheme="minorHAnsi"/>
          <w:sz w:val="24"/>
          <w:szCs w:val="24"/>
        </w:rPr>
        <w:t>ative to their task performance</w:t>
      </w:r>
      <w:r w:rsidR="00BF00E8">
        <w:rPr>
          <w:rFonts w:cstheme="minorHAnsi"/>
          <w:sz w:val="24"/>
          <w:szCs w:val="24"/>
        </w:rPr>
        <w:t>. If they are successful, they should learn t</w:t>
      </w:r>
      <w:r w:rsidR="005A5089">
        <w:rPr>
          <w:rFonts w:cstheme="minorHAnsi"/>
          <w:sz w:val="24"/>
          <w:szCs w:val="24"/>
        </w:rPr>
        <w:t xml:space="preserve">o identify the reliable context, </w:t>
      </w:r>
      <w:r w:rsidR="00BF00E8">
        <w:rPr>
          <w:rFonts w:cstheme="minorHAnsi"/>
          <w:sz w:val="24"/>
          <w:szCs w:val="24"/>
        </w:rPr>
        <w:t>reduce cognitive effort and simply maintain the goal-relevant behavioral strategy.</w:t>
      </w:r>
      <w:r>
        <w:rPr>
          <w:rFonts w:cstheme="minorHAnsi"/>
          <w:sz w:val="24"/>
          <w:szCs w:val="24"/>
        </w:rPr>
        <w:t xml:space="preserve"> </w:t>
      </w:r>
      <w:r w:rsidR="00BF00E8">
        <w:rPr>
          <w:rFonts w:cstheme="minorHAnsi"/>
          <w:sz w:val="24"/>
          <w:szCs w:val="24"/>
        </w:rPr>
        <w:t>Therefore, proactive cue maintenance</w:t>
      </w:r>
      <w:r w:rsidRPr="009839F7">
        <w:rPr>
          <w:rFonts w:cstheme="minorHAnsi"/>
          <w:sz w:val="24"/>
          <w:szCs w:val="24"/>
        </w:rPr>
        <w:t xml:space="preserve"> should be less demanding</w:t>
      </w:r>
      <w:r>
        <w:rPr>
          <w:rFonts w:cstheme="minorHAnsi"/>
          <w:sz w:val="24"/>
          <w:szCs w:val="24"/>
        </w:rPr>
        <w:t xml:space="preserve"> than information updating and </w:t>
      </w:r>
      <w:r w:rsidR="00DC140E">
        <w:rPr>
          <w:rFonts w:cstheme="minorHAnsi"/>
          <w:sz w:val="24"/>
          <w:szCs w:val="24"/>
        </w:rPr>
        <w:t>behavioral</w:t>
      </w:r>
      <w:r>
        <w:rPr>
          <w:rFonts w:cstheme="minorHAnsi"/>
          <w:sz w:val="24"/>
          <w:szCs w:val="24"/>
        </w:rPr>
        <w:t xml:space="preserve"> correction</w:t>
      </w:r>
      <w:r w:rsidRPr="009839F7">
        <w:rPr>
          <w:rFonts w:cstheme="minorHAnsi"/>
          <w:sz w:val="24"/>
          <w:szCs w:val="24"/>
        </w:rPr>
        <w:t xml:space="preserve"> in terms of prefrontal</w:t>
      </w:r>
      <w:r w:rsidR="00BF00E8">
        <w:rPr>
          <w:rFonts w:cstheme="minorHAnsi"/>
          <w:sz w:val="24"/>
          <w:szCs w:val="24"/>
        </w:rPr>
        <w:t xml:space="preserve"> cortex </w:t>
      </w:r>
      <w:r>
        <w:rPr>
          <w:rFonts w:cstheme="minorHAnsi"/>
          <w:sz w:val="24"/>
          <w:szCs w:val="24"/>
        </w:rPr>
        <w:t>resources</w:t>
      </w:r>
      <w:r w:rsidR="00BF00E8">
        <w:rPr>
          <w:rFonts w:cstheme="minorHAnsi"/>
          <w:sz w:val="24"/>
          <w:szCs w:val="24"/>
        </w:rPr>
        <w:t xml:space="preserve"> as compared to ambiguous context cues</w:t>
      </w:r>
      <w:r>
        <w:rPr>
          <w:rFonts w:cstheme="minorHAnsi"/>
          <w:sz w:val="24"/>
          <w:szCs w:val="24"/>
        </w:rPr>
        <w:t xml:space="preserve">. In </w:t>
      </w:r>
      <w:r w:rsidR="00BF00E8">
        <w:rPr>
          <w:rFonts w:cstheme="minorHAnsi"/>
          <w:sz w:val="24"/>
          <w:szCs w:val="24"/>
        </w:rPr>
        <w:t>turn</w:t>
      </w:r>
      <w:r>
        <w:rPr>
          <w:rFonts w:cstheme="minorHAnsi"/>
          <w:sz w:val="24"/>
          <w:szCs w:val="24"/>
        </w:rPr>
        <w:t>,</w:t>
      </w:r>
      <w:r w:rsidRPr="009839F7">
        <w:rPr>
          <w:rFonts w:cstheme="minorHAnsi"/>
          <w:sz w:val="24"/>
          <w:szCs w:val="24"/>
        </w:rPr>
        <w:t xml:space="preserve"> it should involve </w:t>
      </w:r>
      <w:r>
        <w:rPr>
          <w:rFonts w:cstheme="minorHAnsi"/>
          <w:sz w:val="24"/>
          <w:szCs w:val="24"/>
        </w:rPr>
        <w:t>larger parts of</w:t>
      </w:r>
      <w:r w:rsidRPr="009839F7">
        <w:rPr>
          <w:rFonts w:cstheme="minorHAnsi"/>
          <w:sz w:val="24"/>
          <w:szCs w:val="24"/>
        </w:rPr>
        <w:t xml:space="preserve"> central and posterior parietal </w:t>
      </w:r>
      <w:r>
        <w:rPr>
          <w:rFonts w:cstheme="minorHAnsi"/>
          <w:sz w:val="24"/>
          <w:szCs w:val="24"/>
        </w:rPr>
        <w:t>cortex</w:t>
      </w:r>
      <w:r w:rsidRPr="009839F7">
        <w:rPr>
          <w:rFonts w:cstheme="minorHAnsi"/>
          <w:sz w:val="24"/>
          <w:szCs w:val="24"/>
        </w:rPr>
        <w:t xml:space="preserve"> (i.e.</w:t>
      </w:r>
      <w:r w:rsidR="00026DB5">
        <w:rPr>
          <w:rFonts w:cstheme="minorHAnsi"/>
          <w:sz w:val="24"/>
          <w:szCs w:val="24"/>
        </w:rPr>
        <w:t>,</w:t>
      </w:r>
      <w:r w:rsidRPr="009839F7">
        <w:rPr>
          <w:rFonts w:cstheme="minorHAnsi"/>
          <w:sz w:val="24"/>
          <w:szCs w:val="24"/>
        </w:rPr>
        <w:t xml:space="preserve"> motor pr</w:t>
      </w:r>
      <w:r>
        <w:rPr>
          <w:rFonts w:cstheme="minorHAnsi"/>
          <w:sz w:val="24"/>
          <w:szCs w:val="24"/>
        </w:rPr>
        <w:t xml:space="preserve">eparation). </w:t>
      </w:r>
      <w:r w:rsidR="00BF00E8">
        <w:rPr>
          <w:rFonts w:cstheme="minorHAnsi"/>
          <w:sz w:val="24"/>
          <w:szCs w:val="24"/>
        </w:rPr>
        <w:t>Concerning</w:t>
      </w:r>
      <w:r>
        <w:rPr>
          <w:rFonts w:cstheme="minorHAnsi"/>
          <w:sz w:val="24"/>
          <w:szCs w:val="24"/>
        </w:rPr>
        <w:t xml:space="preserve"> late </w:t>
      </w:r>
      <w:r w:rsidR="00DC140E">
        <w:rPr>
          <w:rFonts w:cstheme="minorHAnsi"/>
          <w:sz w:val="24"/>
          <w:szCs w:val="24"/>
        </w:rPr>
        <w:t>behavioral</w:t>
      </w:r>
      <w:r>
        <w:rPr>
          <w:rFonts w:cstheme="minorHAnsi"/>
          <w:sz w:val="24"/>
          <w:szCs w:val="24"/>
        </w:rPr>
        <w:t xml:space="preserve"> </w:t>
      </w:r>
      <w:r w:rsidRPr="009839F7">
        <w:rPr>
          <w:rFonts w:cstheme="minorHAnsi"/>
          <w:sz w:val="24"/>
          <w:szCs w:val="24"/>
        </w:rPr>
        <w:t xml:space="preserve">correction, </w:t>
      </w:r>
      <w:r>
        <w:rPr>
          <w:rFonts w:cstheme="minorHAnsi"/>
          <w:sz w:val="24"/>
          <w:szCs w:val="24"/>
        </w:rPr>
        <w:t>as applied in situations with uncertain contingencies</w:t>
      </w:r>
      <w:r w:rsidRPr="009839F7">
        <w:rPr>
          <w:rFonts w:cstheme="minorHAnsi"/>
          <w:sz w:val="24"/>
          <w:szCs w:val="24"/>
        </w:rPr>
        <w:t>, the anterior cingulate cortex</w:t>
      </w:r>
      <w:r>
        <w:rPr>
          <w:rFonts w:cstheme="minorHAnsi"/>
          <w:sz w:val="24"/>
          <w:szCs w:val="24"/>
        </w:rPr>
        <w:t xml:space="preserve"> (ACC) should be activated. </w:t>
      </w:r>
      <w:r w:rsidRPr="009839F7">
        <w:rPr>
          <w:rFonts w:cstheme="minorHAnsi"/>
          <w:sz w:val="24"/>
          <w:szCs w:val="24"/>
        </w:rPr>
        <w:t xml:space="preserve">Similar differences in neural activity should be found in </w:t>
      </w:r>
      <w:r w:rsidR="005A5089">
        <w:rPr>
          <w:rFonts w:cstheme="minorHAnsi"/>
          <w:sz w:val="24"/>
          <w:szCs w:val="24"/>
        </w:rPr>
        <w:t>ERPs</w:t>
      </w:r>
      <w:r w:rsidRPr="009839F7">
        <w:rPr>
          <w:rFonts w:cstheme="minorHAnsi"/>
          <w:sz w:val="24"/>
          <w:szCs w:val="24"/>
        </w:rPr>
        <w:t xml:space="preserve">. In </w:t>
      </w:r>
      <w:r>
        <w:rPr>
          <w:rFonts w:cstheme="minorHAnsi"/>
          <w:sz w:val="24"/>
          <w:szCs w:val="24"/>
        </w:rPr>
        <w:t xml:space="preserve">particular, late frontoparietal </w:t>
      </w:r>
      <w:r w:rsidRPr="009839F7">
        <w:rPr>
          <w:rFonts w:cstheme="minorHAnsi"/>
          <w:sz w:val="24"/>
          <w:szCs w:val="24"/>
        </w:rPr>
        <w:t xml:space="preserve">positivity associated with </w:t>
      </w:r>
      <w:r w:rsidR="005A5089">
        <w:rPr>
          <w:rFonts w:cstheme="minorHAnsi"/>
          <w:sz w:val="24"/>
          <w:szCs w:val="24"/>
        </w:rPr>
        <w:t>WM</w:t>
      </w:r>
      <w:r w:rsidRPr="009839F7">
        <w:rPr>
          <w:rFonts w:cstheme="minorHAnsi"/>
          <w:sz w:val="24"/>
          <w:szCs w:val="24"/>
        </w:rPr>
        <w:t xml:space="preserve"> up</w:t>
      </w:r>
      <w:r>
        <w:rPr>
          <w:rFonts w:cstheme="minorHAnsi"/>
          <w:sz w:val="24"/>
          <w:szCs w:val="24"/>
        </w:rPr>
        <w:t>dating and maintenance (i.e.</w:t>
      </w:r>
      <w:r w:rsidR="00026DB5">
        <w:rPr>
          <w:rFonts w:cstheme="minorHAnsi"/>
          <w:sz w:val="24"/>
          <w:szCs w:val="24"/>
        </w:rPr>
        <w:t>,</w:t>
      </w:r>
      <w:r>
        <w:rPr>
          <w:rFonts w:cstheme="minorHAnsi"/>
          <w:sz w:val="24"/>
          <w:szCs w:val="24"/>
        </w:rPr>
        <w:t xml:space="preserve"> P3</w:t>
      </w:r>
      <w:r w:rsidR="00BF00E8">
        <w:rPr>
          <w:rFonts w:cstheme="minorHAnsi"/>
          <w:sz w:val="24"/>
          <w:szCs w:val="24"/>
        </w:rPr>
        <w:t>, l</w:t>
      </w:r>
      <w:r w:rsidRPr="009839F7">
        <w:rPr>
          <w:rFonts w:cstheme="minorHAnsi"/>
          <w:sz w:val="24"/>
          <w:szCs w:val="24"/>
        </w:rPr>
        <w:t xml:space="preserve">ate </w:t>
      </w:r>
      <w:r w:rsidR="00BF00E8">
        <w:rPr>
          <w:rFonts w:cstheme="minorHAnsi"/>
          <w:sz w:val="24"/>
          <w:szCs w:val="24"/>
        </w:rPr>
        <w:t>sustained positivity</w:t>
      </w:r>
      <w:r>
        <w:rPr>
          <w:rFonts w:cstheme="minorHAnsi"/>
          <w:sz w:val="24"/>
          <w:szCs w:val="24"/>
        </w:rPr>
        <w:t xml:space="preserve">) </w:t>
      </w:r>
      <w:r w:rsidRPr="009839F7">
        <w:rPr>
          <w:rFonts w:cstheme="minorHAnsi"/>
          <w:sz w:val="24"/>
          <w:szCs w:val="24"/>
        </w:rPr>
        <w:t>should relate to the processing of predictive c</w:t>
      </w:r>
      <w:r w:rsidR="00BF00E8">
        <w:rPr>
          <w:rFonts w:cstheme="minorHAnsi"/>
          <w:sz w:val="24"/>
          <w:szCs w:val="24"/>
        </w:rPr>
        <w:t>ontext cues, due to the evaluation of an essential information for goal-pursuit at a later stage of cognitive decision making</w:t>
      </w:r>
      <w:r w:rsidRPr="009839F7">
        <w:rPr>
          <w:rFonts w:cstheme="minorHAnsi"/>
          <w:sz w:val="24"/>
          <w:szCs w:val="24"/>
        </w:rPr>
        <w:t>.</w:t>
      </w:r>
      <w:r w:rsidR="002B48F5" w:rsidRPr="002B48F5">
        <w:rPr>
          <w:rFonts w:cstheme="minorHAnsi"/>
          <w:sz w:val="24"/>
          <w:szCs w:val="24"/>
        </w:rPr>
        <w:t xml:space="preserve"> </w:t>
      </w:r>
    </w:p>
    <w:p w14:paraId="59EB2265" w14:textId="3F91FBBC" w:rsidR="00F52B2B" w:rsidRDefault="00BF00E8" w:rsidP="00BF00E8">
      <w:pPr>
        <w:spacing w:after="0" w:line="360" w:lineRule="auto"/>
        <w:ind w:firstLine="425"/>
        <w:jc w:val="both"/>
        <w:rPr>
          <w:rFonts w:cstheme="minorHAnsi"/>
          <w:sz w:val="24"/>
          <w:szCs w:val="24"/>
        </w:rPr>
      </w:pPr>
      <w:r>
        <w:rPr>
          <w:rFonts w:cstheme="minorHAnsi"/>
          <w:sz w:val="24"/>
          <w:szCs w:val="24"/>
        </w:rPr>
        <w:t>To</w:t>
      </w:r>
      <w:r w:rsidR="002B48F5">
        <w:rPr>
          <w:rFonts w:cstheme="minorHAnsi"/>
          <w:sz w:val="24"/>
          <w:szCs w:val="24"/>
        </w:rPr>
        <w:t xml:space="preserve"> our knowledge there have been no attempts at investigating these correlates in simultaneous EEG and fMRI recordings.</w:t>
      </w:r>
      <w:r w:rsidR="002B48F5" w:rsidRPr="009839F7">
        <w:t xml:space="preserve"> </w:t>
      </w:r>
      <w:r w:rsidR="002B48F5">
        <w:rPr>
          <w:rFonts w:cstheme="minorHAnsi"/>
          <w:sz w:val="24"/>
          <w:szCs w:val="24"/>
        </w:rPr>
        <w:t>Therefore,</w:t>
      </w:r>
      <w:r w:rsidR="00EA12BB">
        <w:rPr>
          <w:rFonts w:cstheme="minorHAnsi"/>
          <w:sz w:val="24"/>
          <w:szCs w:val="24"/>
        </w:rPr>
        <w:t xml:space="preserve"> a</w:t>
      </w:r>
      <w:r>
        <w:rPr>
          <w:rFonts w:cstheme="minorHAnsi"/>
          <w:sz w:val="24"/>
          <w:szCs w:val="24"/>
        </w:rPr>
        <w:t>nother</w:t>
      </w:r>
      <w:r w:rsidR="00EA12BB">
        <w:rPr>
          <w:rFonts w:cstheme="minorHAnsi"/>
          <w:sz w:val="24"/>
          <w:szCs w:val="24"/>
        </w:rPr>
        <w:t xml:space="preserve"> secondary goal of this study is to replicate results from </w:t>
      </w:r>
      <w:r w:rsidR="00056710">
        <w:rPr>
          <w:rFonts w:cstheme="minorHAnsi"/>
          <w:sz w:val="24"/>
          <w:szCs w:val="24"/>
        </w:rPr>
        <w:t xml:space="preserve">past, </w:t>
      </w:r>
      <w:r w:rsidR="00EA12BB">
        <w:rPr>
          <w:rFonts w:cstheme="minorHAnsi"/>
          <w:sz w:val="24"/>
          <w:szCs w:val="24"/>
        </w:rPr>
        <w:t>isolated EEG and fMRI studies</w:t>
      </w:r>
      <w:r w:rsidR="00056710">
        <w:rPr>
          <w:rFonts w:cstheme="minorHAnsi"/>
          <w:sz w:val="24"/>
          <w:szCs w:val="24"/>
        </w:rPr>
        <w:t xml:space="preserve"> on cognitive control in the DPX task</w:t>
      </w:r>
      <w:r w:rsidR="00EA12BB">
        <w:rPr>
          <w:rFonts w:cstheme="minorHAnsi"/>
          <w:sz w:val="24"/>
          <w:szCs w:val="24"/>
        </w:rPr>
        <w:t xml:space="preserve">. </w:t>
      </w:r>
    </w:p>
    <w:p w14:paraId="2ECC76FB" w14:textId="77777777" w:rsidR="0027179F" w:rsidRDefault="0027179F" w:rsidP="00CF1C70">
      <w:pPr>
        <w:spacing w:after="0" w:line="360" w:lineRule="auto"/>
        <w:ind w:firstLine="425"/>
        <w:jc w:val="both"/>
        <w:rPr>
          <w:rFonts w:cstheme="minorHAnsi"/>
          <w:sz w:val="24"/>
          <w:szCs w:val="24"/>
        </w:rPr>
      </w:pPr>
    </w:p>
    <w:p w14:paraId="7AE516D0" w14:textId="5126AC2F" w:rsidR="0027179F" w:rsidRDefault="00C22B3A" w:rsidP="0027179F">
      <w:pPr>
        <w:pStyle w:val="Heading3"/>
        <w:ind w:left="425"/>
        <w:jc w:val="both"/>
        <w:rPr>
          <w:color w:val="auto"/>
        </w:rPr>
      </w:pPr>
      <w:bookmarkStart w:id="36" w:name="_Toc507343865"/>
      <w:r>
        <w:rPr>
          <w:color w:val="auto"/>
        </w:rPr>
        <w:t>1.4.2</w:t>
      </w:r>
      <w:r w:rsidR="0027179F" w:rsidRPr="00522F58">
        <w:rPr>
          <w:color w:val="auto"/>
        </w:rPr>
        <w:t xml:space="preserve"> </w:t>
      </w:r>
      <w:r w:rsidR="0027179F">
        <w:rPr>
          <w:color w:val="auto"/>
        </w:rPr>
        <w:t>The practicability of multimodal data fusion</w:t>
      </w:r>
      <w:bookmarkEnd w:id="36"/>
    </w:p>
    <w:p w14:paraId="73FEA6FD" w14:textId="77777777" w:rsidR="00722D71" w:rsidRDefault="00722D71" w:rsidP="00722D71"/>
    <w:p w14:paraId="6D88A910" w14:textId="669A6044" w:rsidR="001C4563" w:rsidRDefault="001C4563" w:rsidP="00BF00E8">
      <w:pPr>
        <w:spacing w:after="0" w:line="360" w:lineRule="auto"/>
        <w:ind w:firstLine="425"/>
        <w:jc w:val="both"/>
        <w:rPr>
          <w:rFonts w:cstheme="minorHAnsi"/>
          <w:sz w:val="24"/>
          <w:szCs w:val="24"/>
        </w:rPr>
      </w:pPr>
      <w:r>
        <w:rPr>
          <w:rFonts w:cstheme="minorHAnsi"/>
          <w:sz w:val="24"/>
          <w:szCs w:val="24"/>
        </w:rPr>
        <w:t>Finally, since the primary goal of this study is to evaluate the practicability of multimodal data fusion, results unique or common to one or multiple analyses compared to unimodal data analyses (i.e., isolated EEG or fMRI) special focus shall be put on their discussion.</w:t>
      </w:r>
    </w:p>
    <w:p w14:paraId="42321F76" w14:textId="6E1EE2AE" w:rsidR="00BF00E8" w:rsidRDefault="00D30545" w:rsidP="00BF00E8">
      <w:pPr>
        <w:spacing w:after="0" w:line="360" w:lineRule="auto"/>
        <w:ind w:firstLine="425"/>
        <w:jc w:val="both"/>
        <w:rPr>
          <w:rFonts w:cstheme="minorHAnsi"/>
          <w:sz w:val="24"/>
          <w:szCs w:val="24"/>
        </w:rPr>
      </w:pPr>
      <w:r w:rsidRPr="00522F58">
        <w:rPr>
          <w:rFonts w:cstheme="minorHAnsi"/>
          <w:sz w:val="24"/>
          <w:szCs w:val="24"/>
        </w:rPr>
        <w:t>Taken together, jICA</w:t>
      </w:r>
      <w:r>
        <w:rPr>
          <w:rFonts w:cstheme="minorHAnsi"/>
          <w:sz w:val="24"/>
          <w:szCs w:val="24"/>
        </w:rPr>
        <w:t xml:space="preserve"> and pICA</w:t>
      </w:r>
      <w:r w:rsidRPr="00522F58">
        <w:rPr>
          <w:rFonts w:cstheme="minorHAnsi"/>
          <w:sz w:val="24"/>
          <w:szCs w:val="24"/>
        </w:rPr>
        <w:t>,</w:t>
      </w:r>
      <w:r>
        <w:rPr>
          <w:rFonts w:cstheme="minorHAnsi"/>
          <w:sz w:val="24"/>
          <w:szCs w:val="24"/>
        </w:rPr>
        <w:t xml:space="preserve"> N-PLS and</w:t>
      </w:r>
      <w:r w:rsidRPr="00522F58">
        <w:rPr>
          <w:rFonts w:cstheme="minorHAnsi"/>
          <w:sz w:val="24"/>
          <w:szCs w:val="24"/>
        </w:rPr>
        <w:t xml:space="preserve"> </w:t>
      </w:r>
      <w:r>
        <w:rPr>
          <w:rFonts w:cstheme="minorHAnsi"/>
          <w:sz w:val="24"/>
          <w:szCs w:val="24"/>
        </w:rPr>
        <w:t>multilevel modeling of EEG-fMRI data</w:t>
      </w:r>
      <w:r w:rsidRPr="00BF00E8">
        <w:rPr>
          <w:rFonts w:cstheme="minorHAnsi"/>
          <w:sz w:val="24"/>
          <w:szCs w:val="24"/>
        </w:rPr>
        <w:t xml:space="preserve"> represent different approaches to data fusion. Each </w:t>
      </w:r>
      <w:r w:rsidRPr="00522F58">
        <w:rPr>
          <w:rFonts w:cstheme="minorHAnsi"/>
          <w:sz w:val="24"/>
          <w:szCs w:val="24"/>
        </w:rPr>
        <w:t>cover</w:t>
      </w:r>
      <w:r>
        <w:rPr>
          <w:rFonts w:cstheme="minorHAnsi"/>
          <w:sz w:val="24"/>
          <w:szCs w:val="24"/>
        </w:rPr>
        <w:t>s</w:t>
      </w:r>
      <w:r w:rsidRPr="00522F58">
        <w:rPr>
          <w:rFonts w:cstheme="minorHAnsi"/>
          <w:sz w:val="24"/>
          <w:szCs w:val="24"/>
        </w:rPr>
        <w:t xml:space="preserve"> different aspects of neurova</w:t>
      </w:r>
      <w:r>
        <w:rPr>
          <w:rFonts w:cstheme="minorHAnsi"/>
          <w:sz w:val="24"/>
          <w:szCs w:val="24"/>
        </w:rPr>
        <w:t>scular coupling and decoupling. They vary in how much information they utilize, which specific measures of fMRI or EEG are entered and in the physiological or statistical assumptions they make. Hence, they form a promising collection of analyses for evaluating benefits and drawbacks of multimodal data fusion.</w:t>
      </w:r>
    </w:p>
    <w:p w14:paraId="7A5A4E71" w14:textId="4786D40F" w:rsidR="001C4563" w:rsidRDefault="001C4563" w:rsidP="00B23112">
      <w:pPr>
        <w:spacing w:after="0" w:line="360" w:lineRule="auto"/>
        <w:ind w:firstLine="425"/>
        <w:jc w:val="both"/>
        <w:rPr>
          <w:rFonts w:cstheme="minorHAnsi"/>
          <w:sz w:val="24"/>
          <w:szCs w:val="24"/>
        </w:rPr>
        <w:sectPr w:rsidR="001C4563">
          <w:headerReference w:type="default" r:id="rId19"/>
          <w:pgSz w:w="11906" w:h="16838"/>
          <w:pgMar w:top="1417" w:right="1417" w:bottom="1134" w:left="1417" w:header="708" w:footer="708" w:gutter="0"/>
          <w:cols w:space="708"/>
          <w:docGrid w:linePitch="360"/>
        </w:sectPr>
      </w:pPr>
      <w:r>
        <w:rPr>
          <w:rFonts w:cstheme="minorHAnsi"/>
          <w:sz w:val="24"/>
          <w:szCs w:val="24"/>
        </w:rPr>
        <w:t xml:space="preserve">By highlighting differences and similarities between approaches, the framework put forth shall be an indication as to how specific research questions can be more accurately addresses by corresponding analyses. This methodological focus promises to improve the glaring flaw of poor validity and interpretational issues in neuroscientific research. As such, each approach </w:t>
      </w:r>
      <w:r>
        <w:rPr>
          <w:rFonts w:cstheme="minorHAnsi"/>
          <w:sz w:val="24"/>
          <w:szCs w:val="24"/>
        </w:rPr>
        <w:lastRenderedPageBreak/>
        <w:t xml:space="preserve">shall be discussed in regards to its contribution in explaining results on cognitive control mechanisms involved in the utilized </w:t>
      </w:r>
      <w:r w:rsidR="00C45AC5">
        <w:rPr>
          <w:rFonts w:cstheme="minorHAnsi"/>
          <w:sz w:val="24"/>
          <w:szCs w:val="24"/>
        </w:rPr>
        <w:t>DPX task</w:t>
      </w:r>
      <w:r>
        <w:rPr>
          <w:rFonts w:cstheme="minorHAnsi"/>
          <w:sz w:val="24"/>
          <w:szCs w:val="24"/>
        </w:rPr>
        <w:t>.</w:t>
      </w:r>
    </w:p>
    <w:p w14:paraId="2C935722" w14:textId="051B5B27" w:rsidR="004B20E5" w:rsidRDefault="004B20E5" w:rsidP="00016E35">
      <w:pPr>
        <w:pStyle w:val="Heading1"/>
        <w:rPr>
          <w:color w:val="auto"/>
          <w:sz w:val="28"/>
        </w:rPr>
      </w:pPr>
      <w:bookmarkStart w:id="37" w:name="_Toc507343866"/>
      <w:r w:rsidRPr="004B20E5">
        <w:rPr>
          <w:color w:val="auto"/>
          <w:sz w:val="28"/>
        </w:rPr>
        <w:lastRenderedPageBreak/>
        <w:t>2. Methods</w:t>
      </w:r>
      <w:bookmarkEnd w:id="37"/>
    </w:p>
    <w:p w14:paraId="2B82700C" w14:textId="77777777" w:rsidR="004B20E5" w:rsidRPr="004B20E5" w:rsidRDefault="004B20E5" w:rsidP="00016E35"/>
    <w:p w14:paraId="461134C8" w14:textId="77777777" w:rsidR="004B20E5" w:rsidRDefault="004B20E5" w:rsidP="00016E35">
      <w:pPr>
        <w:pStyle w:val="Heading2"/>
        <w:rPr>
          <w:color w:val="auto"/>
        </w:rPr>
      </w:pPr>
      <w:bookmarkStart w:id="38" w:name="_Toc507343867"/>
      <w:r w:rsidRPr="004B20E5">
        <w:rPr>
          <w:color w:val="auto"/>
        </w:rPr>
        <w:t>2.1 Participants</w:t>
      </w:r>
      <w:bookmarkEnd w:id="38"/>
    </w:p>
    <w:p w14:paraId="1D22ADE2" w14:textId="77777777" w:rsidR="004B20E5" w:rsidRPr="004B20E5" w:rsidRDefault="004B20E5" w:rsidP="00016E35"/>
    <w:p w14:paraId="567566AE" w14:textId="77777777" w:rsidR="004B20E5" w:rsidRDefault="004B20E5" w:rsidP="00016E35">
      <w:pPr>
        <w:pStyle w:val="Heading2"/>
        <w:rPr>
          <w:color w:val="auto"/>
        </w:rPr>
      </w:pPr>
      <w:bookmarkStart w:id="39" w:name="_Toc507343868"/>
      <w:r w:rsidRPr="004B20E5">
        <w:rPr>
          <w:color w:val="auto"/>
        </w:rPr>
        <w:t>2.2 Experimental Design and Setup</w:t>
      </w:r>
      <w:bookmarkEnd w:id="39"/>
    </w:p>
    <w:p w14:paraId="70F10829" w14:textId="77777777" w:rsidR="004B20E5" w:rsidRPr="004B20E5" w:rsidRDefault="004B20E5" w:rsidP="00016E35"/>
    <w:p w14:paraId="69D2FCC3" w14:textId="77777777" w:rsidR="004B20E5" w:rsidRDefault="004B20E5" w:rsidP="00016E35">
      <w:pPr>
        <w:pStyle w:val="Heading3"/>
        <w:ind w:left="720"/>
        <w:rPr>
          <w:color w:val="auto"/>
        </w:rPr>
      </w:pPr>
      <w:bookmarkStart w:id="40" w:name="_Toc507343869"/>
      <w:r w:rsidRPr="00016E35">
        <w:rPr>
          <w:color w:val="auto"/>
        </w:rPr>
        <w:t>2.2.1 General Procedure</w:t>
      </w:r>
      <w:bookmarkEnd w:id="40"/>
    </w:p>
    <w:p w14:paraId="5E37A605" w14:textId="77777777" w:rsidR="004B20E5" w:rsidRPr="004B20E5" w:rsidRDefault="004B20E5" w:rsidP="00016E35"/>
    <w:p w14:paraId="17E8FE36" w14:textId="5A1A079C" w:rsidR="004B20E5" w:rsidRPr="00016E35" w:rsidRDefault="0034427B" w:rsidP="00016E35">
      <w:pPr>
        <w:pStyle w:val="Heading3"/>
        <w:ind w:left="720"/>
        <w:rPr>
          <w:color w:val="auto"/>
        </w:rPr>
      </w:pPr>
      <w:bookmarkStart w:id="41" w:name="_Toc507343870"/>
      <w:r>
        <w:rPr>
          <w:color w:val="auto"/>
        </w:rPr>
        <w:t>2.2.2</w:t>
      </w:r>
      <w:r w:rsidR="004B20E5" w:rsidRPr="00016E35">
        <w:rPr>
          <w:color w:val="auto"/>
        </w:rPr>
        <w:t xml:space="preserve"> DPX Paradigm</w:t>
      </w:r>
      <w:bookmarkEnd w:id="41"/>
    </w:p>
    <w:p w14:paraId="606D22C6" w14:textId="77777777" w:rsidR="004B20E5" w:rsidRPr="004B20E5" w:rsidRDefault="004B20E5" w:rsidP="00016E35"/>
    <w:p w14:paraId="55DBF8DE" w14:textId="77777777" w:rsidR="004B20E5" w:rsidRDefault="004B20E5" w:rsidP="00016E35">
      <w:pPr>
        <w:pStyle w:val="Heading2"/>
        <w:rPr>
          <w:color w:val="auto"/>
        </w:rPr>
      </w:pPr>
      <w:bookmarkStart w:id="42" w:name="_Toc507343871"/>
      <w:r w:rsidRPr="004B20E5">
        <w:rPr>
          <w:color w:val="auto"/>
        </w:rPr>
        <w:t>2.3 Data acquisition</w:t>
      </w:r>
      <w:bookmarkEnd w:id="42"/>
    </w:p>
    <w:p w14:paraId="72E74EE9" w14:textId="77777777" w:rsidR="004B20E5" w:rsidRPr="004B20E5" w:rsidRDefault="004B20E5" w:rsidP="00016E35"/>
    <w:p w14:paraId="2ECB40EC" w14:textId="77777777" w:rsidR="004B20E5" w:rsidRPr="00016E35" w:rsidRDefault="004B20E5" w:rsidP="00016E35">
      <w:pPr>
        <w:pStyle w:val="Heading3"/>
        <w:ind w:left="720"/>
        <w:rPr>
          <w:color w:val="auto"/>
        </w:rPr>
      </w:pPr>
      <w:bookmarkStart w:id="43" w:name="_Toc507343872"/>
      <w:r w:rsidRPr="00016E35">
        <w:rPr>
          <w:color w:val="auto"/>
        </w:rPr>
        <w:t>2.3.1 Materials and software</w:t>
      </w:r>
      <w:bookmarkEnd w:id="43"/>
    </w:p>
    <w:p w14:paraId="46867660" w14:textId="77777777" w:rsidR="004B20E5" w:rsidRPr="00016E35" w:rsidRDefault="004B20E5" w:rsidP="00016E35"/>
    <w:p w14:paraId="2F781625" w14:textId="2C8D5B63" w:rsidR="004B20E5" w:rsidRPr="00016E35" w:rsidRDefault="004B20E5" w:rsidP="00016E35">
      <w:pPr>
        <w:pStyle w:val="Heading3"/>
        <w:ind w:left="720"/>
        <w:rPr>
          <w:color w:val="auto"/>
        </w:rPr>
      </w:pPr>
      <w:bookmarkStart w:id="44" w:name="_Toc507343873"/>
      <w:r w:rsidRPr="00016E35">
        <w:rPr>
          <w:color w:val="auto"/>
        </w:rPr>
        <w:t xml:space="preserve">2.3.2 </w:t>
      </w:r>
      <w:r w:rsidR="0034427B">
        <w:rPr>
          <w:color w:val="auto"/>
        </w:rPr>
        <w:t>Experimental protocol for</w:t>
      </w:r>
      <w:r w:rsidRPr="00016E35">
        <w:rPr>
          <w:color w:val="auto"/>
        </w:rPr>
        <w:t xml:space="preserve"> simultaneous recordings</w:t>
      </w:r>
      <w:bookmarkEnd w:id="44"/>
    </w:p>
    <w:p w14:paraId="2CF6580B" w14:textId="77777777" w:rsidR="004B20E5" w:rsidRPr="004B20E5" w:rsidRDefault="004B20E5" w:rsidP="00016E35"/>
    <w:p w14:paraId="019C663B" w14:textId="77777777" w:rsidR="00016E35" w:rsidRDefault="00016E35" w:rsidP="00016E35">
      <w:pPr>
        <w:pStyle w:val="Heading3"/>
        <w:ind w:left="720"/>
        <w:rPr>
          <w:color w:val="auto"/>
        </w:rPr>
      </w:pPr>
      <w:bookmarkStart w:id="45" w:name="_Toc507343874"/>
      <w:r>
        <w:rPr>
          <w:color w:val="auto"/>
        </w:rPr>
        <w:t>2.3.3 Recording parameters for EEG and fMRI</w:t>
      </w:r>
      <w:bookmarkEnd w:id="45"/>
    </w:p>
    <w:p w14:paraId="680A9CCE" w14:textId="77777777" w:rsidR="00016E35" w:rsidRPr="00016E35" w:rsidRDefault="00016E35" w:rsidP="00016E35"/>
    <w:p w14:paraId="4F720836" w14:textId="6AE7575C" w:rsidR="00EB7C5D" w:rsidRPr="00EB7C5D" w:rsidRDefault="00EB7C5D" w:rsidP="00EB7C5D">
      <w:pPr>
        <w:pStyle w:val="Heading2"/>
        <w:rPr>
          <w:color w:val="auto"/>
        </w:rPr>
      </w:pPr>
      <w:bookmarkStart w:id="46" w:name="_Toc507343875"/>
      <w:r>
        <w:rPr>
          <w:color w:val="auto"/>
        </w:rPr>
        <w:t>2.4 Unimodal d</w:t>
      </w:r>
      <w:r w:rsidR="004B20E5" w:rsidRPr="004B20E5">
        <w:rPr>
          <w:color w:val="auto"/>
        </w:rPr>
        <w:t>ata analysis</w:t>
      </w:r>
      <w:bookmarkEnd w:id="46"/>
    </w:p>
    <w:p w14:paraId="622F2E98" w14:textId="77777777" w:rsidR="004B20E5" w:rsidRPr="004B20E5" w:rsidRDefault="004B20E5" w:rsidP="00016E35"/>
    <w:p w14:paraId="471B570F" w14:textId="161BD84C" w:rsidR="00016E35" w:rsidRPr="00016E35" w:rsidRDefault="00016E35" w:rsidP="00016E35">
      <w:pPr>
        <w:pStyle w:val="Heading3"/>
        <w:ind w:left="720"/>
        <w:rPr>
          <w:color w:val="auto"/>
        </w:rPr>
      </w:pPr>
      <w:bookmarkStart w:id="47" w:name="_Toc507343876"/>
      <w:r w:rsidRPr="00016E35">
        <w:rPr>
          <w:color w:val="auto"/>
        </w:rPr>
        <w:t xml:space="preserve">2.4.1 </w:t>
      </w:r>
      <w:r w:rsidR="00DC140E" w:rsidRPr="00016E35">
        <w:rPr>
          <w:color w:val="auto"/>
        </w:rPr>
        <w:t>Behavioral</w:t>
      </w:r>
      <w:r w:rsidRPr="00016E35">
        <w:rPr>
          <w:color w:val="auto"/>
        </w:rPr>
        <w:t xml:space="preserve"> Data</w:t>
      </w:r>
      <w:bookmarkEnd w:id="47"/>
    </w:p>
    <w:p w14:paraId="7EE7AC1E" w14:textId="77777777" w:rsidR="00016E35" w:rsidRPr="00016E35" w:rsidRDefault="00016E35" w:rsidP="00016E35"/>
    <w:p w14:paraId="18C2FAA7" w14:textId="5F37E25C" w:rsidR="00016E35" w:rsidRPr="00016E35" w:rsidRDefault="00016E35" w:rsidP="00016E35">
      <w:pPr>
        <w:pStyle w:val="Heading3"/>
        <w:ind w:left="720"/>
        <w:rPr>
          <w:color w:val="auto"/>
        </w:rPr>
      </w:pPr>
      <w:bookmarkStart w:id="48" w:name="_Toc507343877"/>
      <w:r w:rsidRPr="00016E35">
        <w:rPr>
          <w:color w:val="auto"/>
        </w:rPr>
        <w:t xml:space="preserve">2.4.2 </w:t>
      </w:r>
      <w:r w:rsidR="00EB7C5D">
        <w:rPr>
          <w:color w:val="auto"/>
        </w:rPr>
        <w:t xml:space="preserve">fMRI </w:t>
      </w:r>
      <w:r w:rsidR="004B500D">
        <w:rPr>
          <w:color w:val="auto"/>
        </w:rPr>
        <w:t>p</w:t>
      </w:r>
      <w:r w:rsidRPr="00016E35">
        <w:rPr>
          <w:color w:val="auto"/>
        </w:rPr>
        <w:t>re</w:t>
      </w:r>
      <w:r w:rsidR="00401DF9">
        <w:rPr>
          <w:color w:val="auto"/>
        </w:rPr>
        <w:t>-</w:t>
      </w:r>
      <w:r w:rsidRPr="00016E35">
        <w:rPr>
          <w:color w:val="auto"/>
        </w:rPr>
        <w:t>processing</w:t>
      </w:r>
      <w:bookmarkEnd w:id="48"/>
    </w:p>
    <w:p w14:paraId="0B16A6F9" w14:textId="77777777" w:rsidR="00016E35" w:rsidRPr="00016E35" w:rsidRDefault="00016E35" w:rsidP="00016E35"/>
    <w:p w14:paraId="7F104AD0" w14:textId="5149EA93" w:rsidR="00016E35" w:rsidRDefault="00016E35" w:rsidP="00016E35">
      <w:pPr>
        <w:pStyle w:val="Heading3"/>
        <w:ind w:left="720"/>
        <w:rPr>
          <w:color w:val="auto"/>
        </w:rPr>
      </w:pPr>
      <w:bookmarkStart w:id="49" w:name="_Toc507343878"/>
      <w:r w:rsidRPr="00016E35">
        <w:rPr>
          <w:color w:val="auto"/>
        </w:rPr>
        <w:t>2.4.3 EEG pre</w:t>
      </w:r>
      <w:r w:rsidR="00401DF9">
        <w:rPr>
          <w:color w:val="auto"/>
        </w:rPr>
        <w:t>-</w:t>
      </w:r>
      <w:r w:rsidRPr="00016E35">
        <w:rPr>
          <w:color w:val="auto"/>
        </w:rPr>
        <w:t>processing</w:t>
      </w:r>
      <w:bookmarkEnd w:id="49"/>
    </w:p>
    <w:p w14:paraId="034E0476" w14:textId="77777777" w:rsidR="00EB7C5D" w:rsidRDefault="00EB7C5D" w:rsidP="00EB7C5D"/>
    <w:p w14:paraId="25E77401" w14:textId="395CF1FB" w:rsidR="00EB7C5D" w:rsidRPr="00EB7C5D" w:rsidRDefault="00EB7C5D" w:rsidP="00EB7C5D">
      <w:pPr>
        <w:pStyle w:val="Heading2"/>
        <w:rPr>
          <w:color w:val="auto"/>
        </w:rPr>
      </w:pPr>
      <w:bookmarkStart w:id="50" w:name="_Toc507343879"/>
      <w:r>
        <w:rPr>
          <w:color w:val="auto"/>
        </w:rPr>
        <w:t>2.5 Multimodal d</w:t>
      </w:r>
      <w:r w:rsidRPr="004B20E5">
        <w:rPr>
          <w:color w:val="auto"/>
        </w:rPr>
        <w:t>ata analysis</w:t>
      </w:r>
      <w:bookmarkEnd w:id="50"/>
    </w:p>
    <w:p w14:paraId="630DDD16" w14:textId="77777777" w:rsidR="00EB7C5D" w:rsidRPr="00EB7C5D" w:rsidRDefault="00EB7C5D" w:rsidP="00EB7C5D"/>
    <w:p w14:paraId="2F12FBC9" w14:textId="77777777" w:rsidR="00016E35" w:rsidRPr="00016E35" w:rsidRDefault="00016E35" w:rsidP="00016E35"/>
    <w:p w14:paraId="065208FE" w14:textId="319B3EA5" w:rsidR="00016E35" w:rsidRPr="00016E35" w:rsidRDefault="00EB7C5D" w:rsidP="00016E35">
      <w:pPr>
        <w:pStyle w:val="Heading3"/>
        <w:ind w:left="720"/>
        <w:rPr>
          <w:color w:val="auto"/>
        </w:rPr>
      </w:pPr>
      <w:bookmarkStart w:id="51" w:name="_Toc507343880"/>
      <w:r>
        <w:rPr>
          <w:color w:val="auto"/>
        </w:rPr>
        <w:t>2.5.1</w:t>
      </w:r>
      <w:r w:rsidR="00016E35" w:rsidRPr="00016E35">
        <w:rPr>
          <w:color w:val="auto"/>
        </w:rPr>
        <w:t xml:space="preserve"> </w:t>
      </w:r>
      <w:r>
        <w:rPr>
          <w:color w:val="auto"/>
        </w:rPr>
        <w:t>Asymmetric data integration</w:t>
      </w:r>
      <w:bookmarkEnd w:id="51"/>
    </w:p>
    <w:p w14:paraId="142FA9E1" w14:textId="77777777" w:rsidR="00016E35" w:rsidRPr="00016E35" w:rsidRDefault="00016E35" w:rsidP="00016E35"/>
    <w:p w14:paraId="0394D9A9" w14:textId="0495BA9E" w:rsidR="00016E35" w:rsidRPr="00016E35" w:rsidRDefault="00EB7C5D" w:rsidP="00016E35">
      <w:pPr>
        <w:pStyle w:val="Heading3"/>
        <w:ind w:left="720"/>
        <w:rPr>
          <w:color w:val="auto"/>
        </w:rPr>
      </w:pPr>
      <w:bookmarkStart w:id="52" w:name="_Toc507343881"/>
      <w:r>
        <w:rPr>
          <w:color w:val="auto"/>
        </w:rPr>
        <w:t>2.5.2</w:t>
      </w:r>
      <w:r w:rsidR="00016E35" w:rsidRPr="00016E35">
        <w:rPr>
          <w:color w:val="auto"/>
        </w:rPr>
        <w:t xml:space="preserve"> </w:t>
      </w:r>
      <w:r>
        <w:rPr>
          <w:color w:val="auto"/>
        </w:rPr>
        <w:t>Joint and Parallel ICA</w:t>
      </w:r>
      <w:bookmarkEnd w:id="52"/>
    </w:p>
    <w:p w14:paraId="006ECF5D" w14:textId="77777777" w:rsidR="00016E35" w:rsidRPr="00016E35" w:rsidRDefault="00016E35" w:rsidP="00016E35"/>
    <w:p w14:paraId="3615C148" w14:textId="2595700F" w:rsidR="00463168" w:rsidRDefault="00463168" w:rsidP="00463168">
      <w:pPr>
        <w:pStyle w:val="Heading3"/>
        <w:ind w:left="720"/>
        <w:rPr>
          <w:color w:val="auto"/>
        </w:rPr>
      </w:pPr>
      <w:bookmarkStart w:id="53" w:name="_Toc507343882"/>
      <w:r>
        <w:rPr>
          <w:color w:val="auto"/>
        </w:rPr>
        <w:t xml:space="preserve">2.4.6 </w:t>
      </w:r>
      <w:r w:rsidR="00580276">
        <w:rPr>
          <w:color w:val="auto"/>
        </w:rPr>
        <w:t>Multiway Partial Least Squares regression</w:t>
      </w:r>
      <w:bookmarkEnd w:id="53"/>
      <w:r w:rsidR="00580276">
        <w:rPr>
          <w:color w:val="auto"/>
        </w:rPr>
        <w:t xml:space="preserve"> </w:t>
      </w:r>
    </w:p>
    <w:p w14:paraId="7BA4BE39" w14:textId="77777777" w:rsidR="00463168" w:rsidRPr="00463168" w:rsidRDefault="00463168" w:rsidP="00463168"/>
    <w:p w14:paraId="7A22788E" w14:textId="7D431DE3" w:rsidR="00016E35" w:rsidRPr="00016E35" w:rsidRDefault="00463168" w:rsidP="00016E35">
      <w:pPr>
        <w:pStyle w:val="Heading3"/>
        <w:ind w:left="720"/>
        <w:rPr>
          <w:color w:val="auto"/>
        </w:rPr>
      </w:pPr>
      <w:bookmarkStart w:id="54" w:name="_Toc507343883"/>
      <w:r>
        <w:rPr>
          <w:color w:val="auto"/>
        </w:rPr>
        <w:lastRenderedPageBreak/>
        <w:t>2.4.7</w:t>
      </w:r>
      <w:r w:rsidR="00016E35" w:rsidRPr="00016E35">
        <w:rPr>
          <w:color w:val="auto"/>
        </w:rPr>
        <w:t xml:space="preserve"> </w:t>
      </w:r>
      <w:r w:rsidR="004F132F">
        <w:rPr>
          <w:color w:val="auto"/>
        </w:rPr>
        <w:t>Multilevel</w:t>
      </w:r>
      <w:r w:rsidR="00580276">
        <w:rPr>
          <w:color w:val="auto"/>
        </w:rPr>
        <w:t xml:space="preserve"> modeling</w:t>
      </w:r>
      <w:bookmarkEnd w:id="54"/>
    </w:p>
    <w:p w14:paraId="1777D680" w14:textId="77777777" w:rsidR="00016E35" w:rsidRPr="00016E35" w:rsidRDefault="00016E35" w:rsidP="00016E35"/>
    <w:p w14:paraId="42C8F9E7" w14:textId="5055D570" w:rsidR="004B20E5" w:rsidRPr="00525F5D" w:rsidRDefault="004B20E5" w:rsidP="00525F5D">
      <w:pPr>
        <w:pStyle w:val="Heading1"/>
        <w:rPr>
          <w:color w:val="auto"/>
          <w:sz w:val="28"/>
        </w:rPr>
      </w:pPr>
      <w:bookmarkStart w:id="55" w:name="_Toc507343884"/>
      <w:r w:rsidRPr="004B20E5">
        <w:rPr>
          <w:color w:val="auto"/>
          <w:sz w:val="28"/>
        </w:rPr>
        <w:t xml:space="preserve">3. </w:t>
      </w:r>
      <w:r w:rsidR="00525F5D">
        <w:rPr>
          <w:color w:val="auto"/>
          <w:sz w:val="28"/>
        </w:rPr>
        <w:t>Results</w:t>
      </w:r>
      <w:bookmarkEnd w:id="55"/>
    </w:p>
    <w:p w14:paraId="1B6528EA" w14:textId="437A9292" w:rsidR="00525F5D" w:rsidRPr="00525F5D" w:rsidRDefault="00525F5D" w:rsidP="00525F5D">
      <w:pPr>
        <w:pStyle w:val="Heading1"/>
        <w:rPr>
          <w:color w:val="auto"/>
          <w:sz w:val="28"/>
        </w:rPr>
      </w:pPr>
      <w:bookmarkStart w:id="56" w:name="_Toc507343885"/>
      <w:r>
        <w:rPr>
          <w:color w:val="auto"/>
          <w:sz w:val="28"/>
        </w:rPr>
        <w:t>4</w:t>
      </w:r>
      <w:r w:rsidRPr="004B20E5">
        <w:rPr>
          <w:color w:val="auto"/>
          <w:sz w:val="28"/>
        </w:rPr>
        <w:t xml:space="preserve">. </w:t>
      </w:r>
      <w:r>
        <w:rPr>
          <w:color w:val="auto"/>
          <w:sz w:val="28"/>
        </w:rPr>
        <w:t>Discussion</w:t>
      </w:r>
      <w:bookmarkEnd w:id="56"/>
    </w:p>
    <w:p w14:paraId="3327FB72" w14:textId="3AE6CE06" w:rsidR="004B20E5" w:rsidRDefault="00525F5D" w:rsidP="00016E35">
      <w:pPr>
        <w:pStyle w:val="Heading1"/>
        <w:rPr>
          <w:color w:val="auto"/>
          <w:sz w:val="28"/>
        </w:rPr>
      </w:pPr>
      <w:bookmarkStart w:id="57" w:name="_Toc507343886"/>
      <w:r>
        <w:rPr>
          <w:color w:val="auto"/>
          <w:sz w:val="28"/>
        </w:rPr>
        <w:t>5</w:t>
      </w:r>
      <w:r w:rsidR="004B20E5" w:rsidRPr="004B20E5">
        <w:rPr>
          <w:color w:val="auto"/>
          <w:sz w:val="28"/>
        </w:rPr>
        <w:t>. References</w:t>
      </w:r>
      <w:bookmarkEnd w:id="57"/>
    </w:p>
    <w:p w14:paraId="1FE606CE" w14:textId="77777777" w:rsidR="003B3E4B" w:rsidRPr="006B4DEF" w:rsidRDefault="003B3E4B" w:rsidP="003B3E4B">
      <w:pPr>
        <w:rPr>
          <w:rFonts w:cstheme="minorHAnsi"/>
        </w:rPr>
      </w:pPr>
    </w:p>
    <w:p w14:paraId="54686E16" w14:textId="3A850B37" w:rsidR="002F07EB" w:rsidRPr="006B4DEF" w:rsidRDefault="003B3E4B" w:rsidP="002F07EB">
      <w:pPr>
        <w:widowControl w:val="0"/>
        <w:autoSpaceDE w:val="0"/>
        <w:autoSpaceDN w:val="0"/>
        <w:adjustRightInd w:val="0"/>
        <w:spacing w:line="240" w:lineRule="auto"/>
        <w:ind w:left="480" w:hanging="480"/>
        <w:rPr>
          <w:rFonts w:cstheme="minorHAnsi"/>
          <w:noProof/>
        </w:rPr>
      </w:pPr>
      <w:r w:rsidRPr="006B4DEF">
        <w:rPr>
          <w:rFonts w:cstheme="minorHAnsi"/>
        </w:rPr>
        <w:fldChar w:fldCharType="begin" w:fldLock="1"/>
      </w:r>
      <w:r w:rsidRPr="006B4DEF">
        <w:rPr>
          <w:rFonts w:cstheme="minorHAnsi"/>
        </w:rPr>
        <w:instrText xml:space="preserve">ADDIN Mendeley Bibliography CSL_BIBLIOGRAPHY </w:instrText>
      </w:r>
      <w:r w:rsidRPr="006B4DEF">
        <w:rPr>
          <w:rFonts w:cstheme="minorHAnsi"/>
        </w:rPr>
        <w:fldChar w:fldCharType="separate"/>
      </w:r>
      <w:r w:rsidR="002F07EB" w:rsidRPr="006B4DEF">
        <w:rPr>
          <w:rFonts w:cstheme="minorHAnsi"/>
          <w:noProof/>
        </w:rPr>
        <w:t xml:space="preserve">Albares, M., Lio, G., Criaud, M., Anton, J. L., Desmurget, M., &amp; Boulinguez, P. (2014). The dorsal medial frontal cortex mediates automatic motor inhibition in uncertain contexts: Evidence from combined fMRI and EEG studies. </w:t>
      </w:r>
      <w:r w:rsidR="002F07EB" w:rsidRPr="006B4DEF">
        <w:rPr>
          <w:rFonts w:cstheme="minorHAnsi"/>
          <w:i/>
          <w:iCs/>
          <w:noProof/>
        </w:rPr>
        <w:t>Human Brain Mapping</w:t>
      </w:r>
      <w:r w:rsidR="002F07EB" w:rsidRPr="006B4DEF">
        <w:rPr>
          <w:rFonts w:cstheme="minorHAnsi"/>
          <w:noProof/>
        </w:rPr>
        <w:t xml:space="preserve">, </w:t>
      </w:r>
      <w:r w:rsidR="002F07EB" w:rsidRPr="006B4DEF">
        <w:rPr>
          <w:rFonts w:cstheme="minorHAnsi"/>
          <w:i/>
          <w:iCs/>
          <w:noProof/>
        </w:rPr>
        <w:t>35</w:t>
      </w:r>
      <w:r w:rsidR="002F07EB" w:rsidRPr="006B4DEF">
        <w:rPr>
          <w:rFonts w:cstheme="minorHAnsi"/>
          <w:noProof/>
        </w:rPr>
        <w:t>(11), 5517–5531. https://doi.org/10.1002/hbm.22567</w:t>
      </w:r>
    </w:p>
    <w:p w14:paraId="45541D68"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Allen, P., Josephs, O., &amp; Turner, R. (2000). A method for removing imaging artifact from continuous EEG recorded during functional MRI. </w:t>
      </w:r>
      <w:r w:rsidRPr="006B4DEF">
        <w:rPr>
          <w:rFonts w:cstheme="minorHAnsi"/>
          <w:i/>
          <w:iCs/>
          <w:noProof/>
        </w:rPr>
        <w:t>Neuroimage</w:t>
      </w:r>
      <w:r w:rsidRPr="006B4DEF">
        <w:rPr>
          <w:rFonts w:cstheme="minorHAnsi"/>
          <w:noProof/>
        </w:rPr>
        <w:t>. Retrieved from http://www.sciencedirect.com/science/article/pii/S1053811900905998</w:t>
      </w:r>
    </w:p>
    <w:p w14:paraId="46F8E956"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Ances, B. M., Vitaliani, R., Taylor, R. A., Liebeskind, D. S., Voloschin, A., Houghton, D. J., … Dalmau, J. (2005). Treatment-responsive limbic encephalitis identified by neuropil antibodies: MRI and PET correlates. </w:t>
      </w:r>
      <w:r w:rsidRPr="006B4DEF">
        <w:rPr>
          <w:rFonts w:cstheme="minorHAnsi"/>
          <w:i/>
          <w:iCs/>
          <w:noProof/>
        </w:rPr>
        <w:t>Brain</w:t>
      </w:r>
      <w:r w:rsidRPr="006B4DEF">
        <w:rPr>
          <w:rFonts w:cstheme="minorHAnsi"/>
          <w:noProof/>
        </w:rPr>
        <w:t xml:space="preserve">, </w:t>
      </w:r>
      <w:r w:rsidRPr="006B4DEF">
        <w:rPr>
          <w:rFonts w:cstheme="minorHAnsi"/>
          <w:i/>
          <w:iCs/>
          <w:noProof/>
        </w:rPr>
        <w:t>128</w:t>
      </w:r>
      <w:r w:rsidRPr="006B4DEF">
        <w:rPr>
          <w:rFonts w:cstheme="minorHAnsi"/>
          <w:noProof/>
        </w:rPr>
        <w:t>(8), 1764–1777. https://doi.org/10.1093/brain/awh526</w:t>
      </w:r>
    </w:p>
    <w:p w14:paraId="561C57D1"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Barcel, F., &amp; Cooper, P. S. (2017). An information theory account of late frontoparietal ERP positivities in cognitive control. </w:t>
      </w:r>
      <w:r w:rsidRPr="006B4DEF">
        <w:rPr>
          <w:rFonts w:cstheme="minorHAnsi"/>
          <w:i/>
          <w:iCs/>
          <w:noProof/>
        </w:rPr>
        <w:t>Psychophysiology</w:t>
      </w:r>
      <w:r w:rsidRPr="006B4DEF">
        <w:rPr>
          <w:rFonts w:cstheme="minorHAnsi"/>
          <w:noProof/>
        </w:rPr>
        <w:t>. https://doi.org/10.1111/psyp.12814</w:t>
      </w:r>
    </w:p>
    <w:p w14:paraId="1861C305"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Barch, D. M., Braver, T. S., Nystrom, L. E., Forman, S. D., Noll, D. C., Cohen, J. D., … Braver, T. S. (2010). Cognitive and emotional influences in anterior cingulate cortex. </w:t>
      </w:r>
      <w:r w:rsidRPr="006B4DEF">
        <w:rPr>
          <w:rFonts w:cstheme="minorHAnsi"/>
          <w:i/>
          <w:iCs/>
          <w:noProof/>
        </w:rPr>
        <w:t>Journal of Experimental Psychology: General</w:t>
      </w:r>
      <w:r w:rsidRPr="006B4DEF">
        <w:rPr>
          <w:rFonts w:cstheme="minorHAnsi"/>
          <w:noProof/>
        </w:rPr>
        <w:t xml:space="preserve">, </w:t>
      </w:r>
      <w:r w:rsidRPr="006B4DEF">
        <w:rPr>
          <w:rFonts w:cstheme="minorHAnsi"/>
          <w:i/>
          <w:iCs/>
          <w:noProof/>
        </w:rPr>
        <w:t>16</w:t>
      </w:r>
      <w:r w:rsidRPr="006B4DEF">
        <w:rPr>
          <w:rFonts w:cstheme="minorHAnsi"/>
          <w:noProof/>
        </w:rPr>
        <w:t>(6), 215–222. https://doi.org/10.1017/CBO9781107415324.004</w:t>
      </w:r>
    </w:p>
    <w:p w14:paraId="79836557"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Barzegaran, E., &amp; Knyazeva, M. G. (2017). Functional connectivity analysis in EEG source space: The choice of method. </w:t>
      </w:r>
      <w:r w:rsidRPr="006B4DEF">
        <w:rPr>
          <w:rFonts w:cstheme="minorHAnsi"/>
          <w:i/>
          <w:iCs/>
          <w:noProof/>
        </w:rPr>
        <w:t>PLOS ONE</w:t>
      </w:r>
      <w:r w:rsidRPr="006B4DEF">
        <w:rPr>
          <w:rFonts w:cstheme="minorHAnsi"/>
          <w:noProof/>
        </w:rPr>
        <w:t xml:space="preserve">, </w:t>
      </w:r>
      <w:r w:rsidRPr="006B4DEF">
        <w:rPr>
          <w:rFonts w:cstheme="minorHAnsi"/>
          <w:i/>
          <w:iCs/>
          <w:noProof/>
        </w:rPr>
        <w:t>12</w:t>
      </w:r>
      <w:r w:rsidRPr="006B4DEF">
        <w:rPr>
          <w:rFonts w:cstheme="minorHAnsi"/>
          <w:noProof/>
        </w:rPr>
        <w:t>(7), e0181105. https://doi.org/10.1371/journal.pone.0181105</w:t>
      </w:r>
    </w:p>
    <w:p w14:paraId="40D3A23B"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Bénar, C. G., Aghakhani, Y., Wang, Y., Izenberg, A., Al-Asmi, A., Dubeau, F., &amp; Gotman, J. (2003). Quality of EEG in simultaneous EEG-fMRI for epilepsy. </w:t>
      </w:r>
      <w:r w:rsidRPr="006B4DEF">
        <w:rPr>
          <w:rFonts w:cstheme="minorHAnsi"/>
          <w:i/>
          <w:iCs/>
          <w:noProof/>
        </w:rPr>
        <w:t>Clinical Neurophysiology</w:t>
      </w:r>
      <w:r w:rsidRPr="006B4DEF">
        <w:rPr>
          <w:rFonts w:cstheme="minorHAnsi"/>
          <w:noProof/>
        </w:rPr>
        <w:t xml:space="preserve">, </w:t>
      </w:r>
      <w:r w:rsidRPr="006B4DEF">
        <w:rPr>
          <w:rFonts w:cstheme="minorHAnsi"/>
          <w:i/>
          <w:iCs/>
          <w:noProof/>
        </w:rPr>
        <w:t>114</w:t>
      </w:r>
      <w:r w:rsidRPr="006B4DEF">
        <w:rPr>
          <w:rFonts w:cstheme="minorHAnsi"/>
          <w:noProof/>
        </w:rPr>
        <w:t>(3), 569–580. https://doi.org/10.1016/S1388-2457(02)00383-8</w:t>
      </w:r>
    </w:p>
    <w:p w14:paraId="1203935E"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Berger, B., Minarik, T., Griesmayr, B., Stelzig-Schoeler, R., Aichhorn, W., &amp; Sauseng, P. (2016). </w:t>
      </w:r>
      <w:r w:rsidRPr="006B4DEF">
        <w:rPr>
          <w:rFonts w:cstheme="minorHAnsi"/>
          <w:noProof/>
        </w:rPr>
        <w:t xml:space="preserve">Brain oscillatory correlates of altered executive functioning in positive and negative symptomatic schizophrenia patients and healthy controls. </w:t>
      </w:r>
      <w:r w:rsidRPr="006B4DEF">
        <w:rPr>
          <w:rFonts w:cstheme="minorHAnsi"/>
          <w:i/>
          <w:iCs/>
          <w:noProof/>
        </w:rPr>
        <w:t>Frontiers in Psychology</w:t>
      </w:r>
      <w:r w:rsidRPr="006B4DEF">
        <w:rPr>
          <w:rFonts w:cstheme="minorHAnsi"/>
          <w:noProof/>
        </w:rPr>
        <w:t xml:space="preserve">, </w:t>
      </w:r>
      <w:r w:rsidRPr="006B4DEF">
        <w:rPr>
          <w:rFonts w:cstheme="minorHAnsi"/>
          <w:i/>
          <w:iCs/>
          <w:noProof/>
        </w:rPr>
        <w:t>7</w:t>
      </w:r>
      <w:r w:rsidRPr="006B4DEF">
        <w:rPr>
          <w:rFonts w:cstheme="minorHAnsi"/>
          <w:noProof/>
        </w:rPr>
        <w:t>(MAY), 1–14. https://doi.org/10.3389/fpsyg.2016.00705</w:t>
      </w:r>
    </w:p>
    <w:p w14:paraId="2E394023"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Besserve, M., Jerbi, K., Laurent, F., Baillet, S., Martinerie, J., &amp; Garnero, L. (2007). Classification methods for ongoing EEG and MEG signals. In </w:t>
      </w:r>
      <w:r w:rsidRPr="006B4DEF">
        <w:rPr>
          <w:rFonts w:cstheme="minorHAnsi"/>
          <w:i/>
          <w:iCs/>
          <w:noProof/>
        </w:rPr>
        <w:t>Biological Research</w:t>
      </w:r>
      <w:r w:rsidRPr="006B4DEF">
        <w:rPr>
          <w:rFonts w:cstheme="minorHAnsi"/>
          <w:noProof/>
        </w:rPr>
        <w:t xml:space="preserve"> (Vol. 40, pp. 415–437). Sociedad de Biología de Chile. https://doi.org/10.4067/S0716-97602007000500005</w:t>
      </w:r>
    </w:p>
    <w:p w14:paraId="655E4106"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Bizzi, E., Hogan, N., Mussa-Ivaldi, F. A., &amp; Giszter, S. (1992). Does the nervous system use equilibrium-point control to guide single and multiple joint movments. </w:t>
      </w:r>
      <w:r w:rsidRPr="006B4DEF">
        <w:rPr>
          <w:rFonts w:cstheme="minorHAnsi"/>
          <w:i/>
          <w:iCs/>
          <w:noProof/>
        </w:rPr>
        <w:t>Behavioral and Brain Sciences</w:t>
      </w:r>
      <w:r w:rsidRPr="006B4DEF">
        <w:rPr>
          <w:rFonts w:cstheme="minorHAnsi"/>
          <w:noProof/>
        </w:rPr>
        <w:t>. https://doi.org/10.1017/S0140525X00072538</w:t>
      </w:r>
    </w:p>
    <w:p w14:paraId="6BF179DD" w14:textId="77777777" w:rsidR="002F07EB" w:rsidRPr="006B4DEF" w:rsidRDefault="002F07EB" w:rsidP="002F07EB">
      <w:pPr>
        <w:widowControl w:val="0"/>
        <w:autoSpaceDE w:val="0"/>
        <w:autoSpaceDN w:val="0"/>
        <w:adjustRightInd w:val="0"/>
        <w:spacing w:line="240" w:lineRule="auto"/>
        <w:ind w:left="480" w:hanging="480"/>
        <w:rPr>
          <w:rFonts w:cstheme="minorHAnsi"/>
          <w:noProof/>
          <w:lang w:val="de-DE"/>
        </w:rPr>
      </w:pPr>
      <w:r w:rsidRPr="006B4DEF">
        <w:rPr>
          <w:rFonts w:cstheme="minorHAnsi"/>
          <w:noProof/>
        </w:rPr>
        <w:t xml:space="preserve">Botvinick, M., &amp; Braver, T. (2015). Motivation and Cognitive Control: From Behavior to Neural Mechanism. </w:t>
      </w:r>
      <w:r w:rsidRPr="006B4DEF">
        <w:rPr>
          <w:rFonts w:cstheme="minorHAnsi"/>
          <w:i/>
          <w:iCs/>
          <w:noProof/>
          <w:lang w:val="de-DE"/>
        </w:rPr>
        <w:t>Annu. Rev. Psychol</w:t>
      </w:r>
      <w:r w:rsidRPr="006B4DEF">
        <w:rPr>
          <w:rFonts w:cstheme="minorHAnsi"/>
          <w:noProof/>
          <w:lang w:val="de-DE"/>
        </w:rPr>
        <w:t xml:space="preserve">, </w:t>
      </w:r>
      <w:r w:rsidRPr="006B4DEF">
        <w:rPr>
          <w:rFonts w:cstheme="minorHAnsi"/>
          <w:i/>
          <w:iCs/>
          <w:noProof/>
          <w:lang w:val="de-DE"/>
        </w:rPr>
        <w:t>66</w:t>
      </w:r>
      <w:r w:rsidRPr="006B4DEF">
        <w:rPr>
          <w:rFonts w:cstheme="minorHAnsi"/>
          <w:noProof/>
          <w:lang w:val="de-DE"/>
        </w:rPr>
        <w:t>, 83–113. https://doi.org/10.1146/annurev-psych-010814-015044</w:t>
      </w:r>
    </w:p>
    <w:p w14:paraId="29DD08B3"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Braver, T. S. (2012). </w:t>
      </w:r>
      <w:r w:rsidRPr="006B4DEF">
        <w:rPr>
          <w:rFonts w:cstheme="minorHAnsi"/>
          <w:noProof/>
        </w:rPr>
        <w:t xml:space="preserve">The variable nature of cognitive control: A dual mechanisms framework. </w:t>
      </w:r>
      <w:r w:rsidRPr="006B4DEF">
        <w:rPr>
          <w:rFonts w:cstheme="minorHAnsi"/>
          <w:i/>
          <w:iCs/>
          <w:noProof/>
        </w:rPr>
        <w:t>Trends in Cognitive Sciences</w:t>
      </w:r>
      <w:r w:rsidRPr="006B4DEF">
        <w:rPr>
          <w:rFonts w:cstheme="minorHAnsi"/>
          <w:noProof/>
        </w:rPr>
        <w:t>. https://doi.org/10.1016/j.tics.2011.12.010</w:t>
      </w:r>
    </w:p>
    <w:p w14:paraId="1FA386C8"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lastRenderedPageBreak/>
        <w:t xml:space="preserve">Braver, T. S., Cole, M. W., &amp; Yarkoni, T. (2010). Vive les differences! Individual variation in neural mechanisms of executive control. </w:t>
      </w:r>
      <w:r w:rsidRPr="006B4DEF">
        <w:rPr>
          <w:rFonts w:cstheme="minorHAnsi"/>
          <w:i/>
          <w:iCs/>
          <w:noProof/>
        </w:rPr>
        <w:t>Current Opinion in Neurobiology</w:t>
      </w:r>
      <w:r w:rsidRPr="006B4DEF">
        <w:rPr>
          <w:rFonts w:cstheme="minorHAnsi"/>
          <w:noProof/>
        </w:rPr>
        <w:t>. https://doi.org/10.1016/j.conb.2010.03.002</w:t>
      </w:r>
    </w:p>
    <w:p w14:paraId="5F7672A2"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Braver, T. S., Gray, J. R., &amp; Burgess, G. C. (2007). </w:t>
      </w:r>
      <w:r w:rsidRPr="006B4DEF">
        <w:rPr>
          <w:rFonts w:cstheme="minorHAnsi"/>
          <w:i/>
          <w:iCs/>
          <w:noProof/>
        </w:rPr>
        <w:t>Explaining the many varieties of working memory variation BT - Variation in working memory</w:t>
      </w:r>
      <w:r w:rsidRPr="006B4DEF">
        <w:rPr>
          <w:rFonts w:cstheme="minorHAnsi"/>
          <w:noProof/>
        </w:rPr>
        <w:t xml:space="preserve">. </w:t>
      </w:r>
      <w:r w:rsidRPr="006B4DEF">
        <w:rPr>
          <w:rFonts w:cstheme="minorHAnsi"/>
          <w:i/>
          <w:iCs/>
          <w:noProof/>
        </w:rPr>
        <w:t>Variation in working memory</w:t>
      </w:r>
      <w:r w:rsidRPr="006B4DEF">
        <w:rPr>
          <w:rFonts w:cstheme="minorHAnsi"/>
          <w:noProof/>
        </w:rPr>
        <w:t>. Oxford University Press.</w:t>
      </w:r>
    </w:p>
    <w:p w14:paraId="5E1891BB" w14:textId="77777777" w:rsidR="002F07EB" w:rsidRPr="006B4DEF" w:rsidRDefault="002F07EB" w:rsidP="002F07EB">
      <w:pPr>
        <w:widowControl w:val="0"/>
        <w:autoSpaceDE w:val="0"/>
        <w:autoSpaceDN w:val="0"/>
        <w:adjustRightInd w:val="0"/>
        <w:spacing w:line="240" w:lineRule="auto"/>
        <w:ind w:left="480" w:hanging="480"/>
        <w:rPr>
          <w:rFonts w:cstheme="minorHAnsi"/>
          <w:noProof/>
          <w:lang w:val="de-DE"/>
        </w:rPr>
      </w:pPr>
      <w:r w:rsidRPr="006B4DEF">
        <w:rPr>
          <w:rFonts w:cstheme="minorHAnsi"/>
          <w:noProof/>
        </w:rPr>
        <w:t xml:space="preserve">Braver, T. S., Reynolds, J. R., &amp; Donaldson, D. I. (2003). Neural Mechanisms of Transient and Sustained Cognitive Control during Task Switching. </w:t>
      </w:r>
      <w:r w:rsidRPr="006B4DEF">
        <w:rPr>
          <w:rFonts w:cstheme="minorHAnsi"/>
          <w:i/>
          <w:iCs/>
          <w:noProof/>
          <w:lang w:val="de-DE"/>
        </w:rPr>
        <w:t>Neuron</w:t>
      </w:r>
      <w:r w:rsidRPr="006B4DEF">
        <w:rPr>
          <w:rFonts w:cstheme="minorHAnsi"/>
          <w:noProof/>
          <w:lang w:val="de-DE"/>
        </w:rPr>
        <w:t xml:space="preserve">, </w:t>
      </w:r>
      <w:r w:rsidRPr="006B4DEF">
        <w:rPr>
          <w:rFonts w:cstheme="minorHAnsi"/>
          <w:i/>
          <w:iCs/>
          <w:noProof/>
          <w:lang w:val="de-DE"/>
        </w:rPr>
        <w:t>39</w:t>
      </w:r>
      <w:r w:rsidRPr="006B4DEF">
        <w:rPr>
          <w:rFonts w:cstheme="minorHAnsi"/>
          <w:noProof/>
          <w:lang w:val="de-DE"/>
        </w:rPr>
        <w:t>(4), 713–726. https://doi.org/10.1016/S0896-6273(03)00466-5</w:t>
      </w:r>
    </w:p>
    <w:p w14:paraId="6F9BADD0"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Brevers, D., Bechara, A., Kilts, C. D., Antoniali, V., Bruylant, A., Verbanck, P., … </w:t>
      </w:r>
      <w:r w:rsidRPr="006B4DEF">
        <w:rPr>
          <w:rFonts w:cstheme="minorHAnsi"/>
          <w:noProof/>
        </w:rPr>
        <w:t xml:space="preserve">Noël, X. (2017). Competing Motivations: Proactive Response Inhibition Toward Addiction-Related Stimuli in Quitting-Motivated Individuals. </w:t>
      </w:r>
      <w:r w:rsidRPr="006B4DEF">
        <w:rPr>
          <w:rFonts w:cstheme="minorHAnsi"/>
          <w:i/>
          <w:iCs/>
          <w:noProof/>
        </w:rPr>
        <w:t>Journal of Gambling Studies</w:t>
      </w:r>
      <w:r w:rsidRPr="006B4DEF">
        <w:rPr>
          <w:rFonts w:cstheme="minorHAnsi"/>
          <w:noProof/>
        </w:rPr>
        <w:t>, 1–22. https://doi.org/10.1007/s10899-017-9722-2</w:t>
      </w:r>
    </w:p>
    <w:p w14:paraId="42680092"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Bro, R. (1996). Multiway calibration. Multilinear PLS. </w:t>
      </w:r>
      <w:r w:rsidRPr="006B4DEF">
        <w:rPr>
          <w:rFonts w:cstheme="minorHAnsi"/>
          <w:i/>
          <w:iCs/>
          <w:noProof/>
        </w:rPr>
        <w:t>Journal of Chemometrics</w:t>
      </w:r>
      <w:r w:rsidRPr="006B4DEF">
        <w:rPr>
          <w:rFonts w:cstheme="minorHAnsi"/>
          <w:noProof/>
        </w:rPr>
        <w:t xml:space="preserve">, </w:t>
      </w:r>
      <w:r w:rsidRPr="006B4DEF">
        <w:rPr>
          <w:rFonts w:cstheme="minorHAnsi"/>
          <w:i/>
          <w:iCs/>
          <w:noProof/>
        </w:rPr>
        <w:t>10</w:t>
      </w:r>
      <w:r w:rsidRPr="006B4DEF">
        <w:rPr>
          <w:rFonts w:cstheme="minorHAnsi"/>
          <w:noProof/>
        </w:rPr>
        <w:t>(1), 47–61. https://doi.org/10.1002/(SICI)1099-128X(199601)10:1&lt;47::AID-CEM400&gt;3.0.CO;2-C</w:t>
      </w:r>
    </w:p>
    <w:p w14:paraId="2AEAAC32"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Calhoun, V., Adah, T., &amp; Liu, J. (2006). A feature-based approach to combine functional MRI, structural MRI and EEG brain imaging data. In </w:t>
      </w:r>
      <w:r w:rsidRPr="006B4DEF">
        <w:rPr>
          <w:rFonts w:cstheme="minorHAnsi"/>
          <w:i/>
          <w:iCs/>
          <w:noProof/>
        </w:rPr>
        <w:t>Annual International Conference of the IEEE Engineering in Medicine and Biology - Proceedings</w:t>
      </w:r>
      <w:r w:rsidRPr="006B4DEF">
        <w:rPr>
          <w:rFonts w:cstheme="minorHAnsi"/>
          <w:noProof/>
        </w:rPr>
        <w:t xml:space="preserve"> (pp. 3672–3675). https://doi.org/10.1109/IEMBS.2006.259810</w:t>
      </w:r>
    </w:p>
    <w:p w14:paraId="07DCB4C3"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Calhoun, V. D., &amp; Adali, T. (2009). Feature-based fusion of medical imaging data. </w:t>
      </w:r>
      <w:r w:rsidRPr="006B4DEF">
        <w:rPr>
          <w:rFonts w:cstheme="minorHAnsi"/>
          <w:i/>
          <w:iCs/>
          <w:noProof/>
        </w:rPr>
        <w:t>IEEE Transactions on Information Technology in Biomedicine</w:t>
      </w:r>
      <w:r w:rsidRPr="006B4DEF">
        <w:rPr>
          <w:rFonts w:cstheme="minorHAnsi"/>
          <w:noProof/>
        </w:rPr>
        <w:t xml:space="preserve">, </w:t>
      </w:r>
      <w:r w:rsidRPr="006B4DEF">
        <w:rPr>
          <w:rFonts w:cstheme="minorHAnsi"/>
          <w:i/>
          <w:iCs/>
          <w:noProof/>
        </w:rPr>
        <w:t>13</w:t>
      </w:r>
      <w:r w:rsidRPr="006B4DEF">
        <w:rPr>
          <w:rFonts w:cstheme="minorHAnsi"/>
          <w:noProof/>
        </w:rPr>
        <w:t>(5), 711–720. https://doi.org/10.1109/TITB.2008.923773</w:t>
      </w:r>
    </w:p>
    <w:p w14:paraId="390F51F7" w14:textId="77777777" w:rsidR="002F07EB" w:rsidRPr="006B4DEF" w:rsidRDefault="002F07EB" w:rsidP="002F07EB">
      <w:pPr>
        <w:widowControl w:val="0"/>
        <w:autoSpaceDE w:val="0"/>
        <w:autoSpaceDN w:val="0"/>
        <w:adjustRightInd w:val="0"/>
        <w:spacing w:line="240" w:lineRule="auto"/>
        <w:ind w:left="480" w:hanging="480"/>
        <w:rPr>
          <w:rFonts w:cstheme="minorHAnsi"/>
          <w:noProof/>
          <w:lang w:val="de-DE"/>
        </w:rPr>
      </w:pPr>
      <w:r w:rsidRPr="006B4DEF">
        <w:rPr>
          <w:rFonts w:cstheme="minorHAnsi"/>
          <w:noProof/>
        </w:rPr>
        <w:t xml:space="preserve">Calhoun, V. D., Liu, J., &amp; Adali, T. (2009, March). A review of group ICA for fMRI data and ICA for joint inference of imaging, genetic, and ERP data. </w:t>
      </w:r>
      <w:r w:rsidRPr="006B4DEF">
        <w:rPr>
          <w:rFonts w:cstheme="minorHAnsi"/>
          <w:i/>
          <w:iCs/>
          <w:noProof/>
          <w:lang w:val="de-DE"/>
        </w:rPr>
        <w:t>NeuroImage</w:t>
      </w:r>
      <w:r w:rsidRPr="006B4DEF">
        <w:rPr>
          <w:rFonts w:cstheme="minorHAnsi"/>
          <w:noProof/>
          <w:lang w:val="de-DE"/>
        </w:rPr>
        <w:t>. https://doi.org/10.1016/j.neuroimage.2008.10.057</w:t>
      </w:r>
    </w:p>
    <w:p w14:paraId="1BC84241"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Chen, T., Kendrick, K. M., Feng, C., Yang, S., Wang, X., Yang, X., … </w:t>
      </w:r>
      <w:r w:rsidRPr="006B4DEF">
        <w:rPr>
          <w:rFonts w:cstheme="minorHAnsi"/>
          <w:noProof/>
        </w:rPr>
        <w:t xml:space="preserve">Luo, Y. (2014). Opposite effect of conflict context modulation on neural mechanisms of cognitive and affective control. </w:t>
      </w:r>
      <w:r w:rsidRPr="006B4DEF">
        <w:rPr>
          <w:rFonts w:cstheme="minorHAnsi"/>
          <w:i/>
          <w:iCs/>
          <w:noProof/>
        </w:rPr>
        <w:t>Psychophysiology</w:t>
      </w:r>
      <w:r w:rsidRPr="006B4DEF">
        <w:rPr>
          <w:rFonts w:cstheme="minorHAnsi"/>
          <w:noProof/>
        </w:rPr>
        <w:t>. https://doi.org/10.1111/psyp.12165</w:t>
      </w:r>
    </w:p>
    <w:p w14:paraId="6CA28310"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Cuffin, B. N. (1998). EEG dipole source localization. </w:t>
      </w:r>
      <w:r w:rsidRPr="006B4DEF">
        <w:rPr>
          <w:rFonts w:cstheme="minorHAnsi"/>
          <w:i/>
          <w:iCs/>
          <w:noProof/>
        </w:rPr>
        <w:t>IEEE Engineering in Medicine and Biology Magazine</w:t>
      </w:r>
      <w:r w:rsidRPr="006B4DEF">
        <w:rPr>
          <w:rFonts w:cstheme="minorHAnsi"/>
          <w:noProof/>
        </w:rPr>
        <w:t xml:space="preserve">, </w:t>
      </w:r>
      <w:r w:rsidRPr="006B4DEF">
        <w:rPr>
          <w:rFonts w:cstheme="minorHAnsi"/>
          <w:i/>
          <w:iCs/>
          <w:noProof/>
        </w:rPr>
        <w:t>17</w:t>
      </w:r>
      <w:r w:rsidRPr="006B4DEF">
        <w:rPr>
          <w:rFonts w:cstheme="minorHAnsi"/>
          <w:noProof/>
        </w:rPr>
        <w:t>(5), 118–122. https://doi.org/10.1109/51.715495</w:t>
      </w:r>
    </w:p>
    <w:p w14:paraId="318AF9A5"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D’Ardenne, K., Eshel, N., Luka, J., Lenartowicz, A., Nystrom, L. E., &amp; Cohen, J. D. (2012). </w:t>
      </w:r>
      <w:r w:rsidRPr="006B4DEF">
        <w:rPr>
          <w:rFonts w:cstheme="minorHAnsi"/>
          <w:noProof/>
        </w:rPr>
        <w:t xml:space="preserve">Role of prefrontal cortex and the midbrain dopamine system in working memory updating. </w:t>
      </w:r>
      <w:r w:rsidRPr="006B4DEF">
        <w:rPr>
          <w:rFonts w:cstheme="minorHAnsi"/>
          <w:i/>
          <w:iCs/>
          <w:noProof/>
        </w:rPr>
        <w:t>Proceeding of the National Academy of Science of the United States of America</w:t>
      </w:r>
      <w:r w:rsidRPr="006B4DEF">
        <w:rPr>
          <w:rFonts w:cstheme="minorHAnsi"/>
          <w:noProof/>
        </w:rPr>
        <w:t xml:space="preserve">, </w:t>
      </w:r>
      <w:r w:rsidRPr="006B4DEF">
        <w:rPr>
          <w:rFonts w:cstheme="minorHAnsi"/>
          <w:i/>
          <w:iCs/>
          <w:noProof/>
        </w:rPr>
        <w:t>109</w:t>
      </w:r>
      <w:r w:rsidRPr="006B4DEF">
        <w:rPr>
          <w:rFonts w:cstheme="minorHAnsi"/>
          <w:noProof/>
        </w:rPr>
        <w:t>(49), 19900–19909. https://doi.org/10.1073/pnas.1116727109</w:t>
      </w:r>
    </w:p>
    <w:p w14:paraId="3B97FA18"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Dale, A. M., &amp; Sereno, M. I. (1993). Improved Localization of Cortical Activity by Combining EEG and MEG with MRI Cortical Surface Reconstruction: A Linear Approach. </w:t>
      </w:r>
      <w:r w:rsidRPr="006B4DEF">
        <w:rPr>
          <w:rFonts w:cstheme="minorHAnsi"/>
          <w:i/>
          <w:iCs/>
          <w:noProof/>
        </w:rPr>
        <w:t>Journal of Cognitive Neuroscience</w:t>
      </w:r>
      <w:r w:rsidRPr="006B4DEF">
        <w:rPr>
          <w:rFonts w:cstheme="minorHAnsi"/>
          <w:noProof/>
        </w:rPr>
        <w:t xml:space="preserve">, </w:t>
      </w:r>
      <w:r w:rsidRPr="006B4DEF">
        <w:rPr>
          <w:rFonts w:cstheme="minorHAnsi"/>
          <w:i/>
          <w:iCs/>
          <w:noProof/>
        </w:rPr>
        <w:t>5</w:t>
      </w:r>
      <w:r w:rsidRPr="006B4DEF">
        <w:rPr>
          <w:rFonts w:cstheme="minorHAnsi"/>
          <w:noProof/>
        </w:rPr>
        <w:t>(2), 162–176. https://doi.org/10.1162/jocn.1993.5.2.162</w:t>
      </w:r>
    </w:p>
    <w:p w14:paraId="50624BAD"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Debener, S., Ullsperger, M., Siegel, M., &amp; Engel, A. (2006). Single-trial EEG–fMRI reveals the dynamics of cognitive function. </w:t>
      </w:r>
      <w:r w:rsidRPr="006B4DEF">
        <w:rPr>
          <w:rFonts w:cstheme="minorHAnsi"/>
          <w:i/>
          <w:iCs/>
          <w:noProof/>
        </w:rPr>
        <w:t>Trends in Cognitive Sciences</w:t>
      </w:r>
      <w:r w:rsidRPr="006B4DEF">
        <w:rPr>
          <w:rFonts w:cstheme="minorHAnsi"/>
          <w:noProof/>
        </w:rPr>
        <w:t>. Retrieved from http://www.sciencedirect.com/science/article/pii/S1364661306002725</w:t>
      </w:r>
    </w:p>
    <w:p w14:paraId="65FE0755"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Debener, S., Ullsperger, M., Siegel, M., &amp; Engel, A. K. (2006). </w:t>
      </w:r>
      <w:r w:rsidRPr="006B4DEF">
        <w:rPr>
          <w:rFonts w:cstheme="minorHAnsi"/>
          <w:noProof/>
        </w:rPr>
        <w:t xml:space="preserve">Single-trial EEG-fMRI reveals the dynamics of cognitive function. </w:t>
      </w:r>
      <w:r w:rsidRPr="006B4DEF">
        <w:rPr>
          <w:rFonts w:cstheme="minorHAnsi"/>
          <w:i/>
          <w:iCs/>
          <w:noProof/>
        </w:rPr>
        <w:t>Trends in Cognitive Sciences</w:t>
      </w:r>
      <w:r w:rsidRPr="006B4DEF">
        <w:rPr>
          <w:rFonts w:cstheme="minorHAnsi"/>
          <w:noProof/>
        </w:rPr>
        <w:t xml:space="preserve">, </w:t>
      </w:r>
      <w:r w:rsidRPr="006B4DEF">
        <w:rPr>
          <w:rFonts w:cstheme="minorHAnsi"/>
          <w:i/>
          <w:iCs/>
          <w:noProof/>
        </w:rPr>
        <w:t>10</w:t>
      </w:r>
      <w:r w:rsidRPr="006B4DEF">
        <w:rPr>
          <w:rFonts w:cstheme="minorHAnsi"/>
          <w:noProof/>
        </w:rPr>
        <w:t>(12), 558–563. https://doi.org/10.1016/j.tics.2006.09.010</w:t>
      </w:r>
    </w:p>
    <w:p w14:paraId="5D6C3FC3"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Eichele, T., Calhoun, V. D., Moosmann, M., Specht, K., Jongsma, M. L. A., Quiroga, R. Q., … Hugdahl, K. </w:t>
      </w:r>
      <w:r w:rsidRPr="006B4DEF">
        <w:rPr>
          <w:rFonts w:cstheme="minorHAnsi"/>
          <w:noProof/>
        </w:rPr>
        <w:lastRenderedPageBreak/>
        <w:t xml:space="preserve">(2008). Unmixing concurrent EEG-fMRI with parallel independent component analysis. </w:t>
      </w:r>
      <w:r w:rsidRPr="006B4DEF">
        <w:rPr>
          <w:rFonts w:cstheme="minorHAnsi"/>
          <w:i/>
          <w:iCs/>
          <w:noProof/>
        </w:rPr>
        <w:t>International Journal of Psychophysiology</w:t>
      </w:r>
      <w:r w:rsidRPr="006B4DEF">
        <w:rPr>
          <w:rFonts w:cstheme="minorHAnsi"/>
          <w:noProof/>
        </w:rPr>
        <w:t xml:space="preserve">, </w:t>
      </w:r>
      <w:r w:rsidRPr="006B4DEF">
        <w:rPr>
          <w:rFonts w:cstheme="minorHAnsi"/>
          <w:i/>
          <w:iCs/>
          <w:noProof/>
        </w:rPr>
        <w:t>67</w:t>
      </w:r>
      <w:r w:rsidRPr="006B4DEF">
        <w:rPr>
          <w:rFonts w:cstheme="minorHAnsi"/>
          <w:noProof/>
        </w:rPr>
        <w:t>(3), 222–234.</w:t>
      </w:r>
    </w:p>
    <w:p w14:paraId="1CD70DA9"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Feldman, A. G. (1986). Once more on the equilibrium-point hypothesis (λ model) for motor control. </w:t>
      </w:r>
      <w:r w:rsidRPr="006B4DEF">
        <w:rPr>
          <w:rFonts w:cstheme="minorHAnsi"/>
          <w:i/>
          <w:iCs/>
          <w:noProof/>
        </w:rPr>
        <w:t>Journal of Motor Behavior</w:t>
      </w:r>
      <w:r w:rsidRPr="006B4DEF">
        <w:rPr>
          <w:rFonts w:cstheme="minorHAnsi"/>
          <w:noProof/>
        </w:rPr>
        <w:t xml:space="preserve">, </w:t>
      </w:r>
      <w:r w:rsidRPr="006B4DEF">
        <w:rPr>
          <w:rFonts w:cstheme="minorHAnsi"/>
          <w:i/>
          <w:iCs/>
          <w:noProof/>
        </w:rPr>
        <w:t>18</w:t>
      </w:r>
      <w:r w:rsidRPr="006B4DEF">
        <w:rPr>
          <w:rFonts w:cstheme="minorHAnsi"/>
          <w:noProof/>
        </w:rPr>
        <w:t>(1), 17–54. https://doi.org/10.1080/00222895.1986.10735369</w:t>
      </w:r>
    </w:p>
    <w:p w14:paraId="0133BC81"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Fu, C. H. Y., &amp; Costafreda, S. G. (2013). Neuroimaging-Based Biomarkers in Psychiatry: Clinical Opportunities of a Paradigm Shift. </w:t>
      </w:r>
      <w:r w:rsidRPr="006B4DEF">
        <w:rPr>
          <w:rFonts w:cstheme="minorHAnsi"/>
          <w:i/>
          <w:iCs/>
          <w:noProof/>
        </w:rPr>
        <w:t>The Canadian Journal of Psychiatry</w:t>
      </w:r>
      <w:r w:rsidRPr="006B4DEF">
        <w:rPr>
          <w:rFonts w:cstheme="minorHAnsi"/>
          <w:noProof/>
        </w:rPr>
        <w:t xml:space="preserve">, </w:t>
      </w:r>
      <w:r w:rsidRPr="006B4DEF">
        <w:rPr>
          <w:rFonts w:cstheme="minorHAnsi"/>
          <w:i/>
          <w:iCs/>
          <w:noProof/>
        </w:rPr>
        <w:t>58</w:t>
      </w:r>
      <w:r w:rsidRPr="006B4DEF">
        <w:rPr>
          <w:rFonts w:cstheme="minorHAnsi"/>
          <w:noProof/>
        </w:rPr>
        <w:t>(9), 499–508. https://doi.org/10.1177/070674371305800904</w:t>
      </w:r>
    </w:p>
    <w:p w14:paraId="38D34581"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Gonçalves, S. I., De Munck, J. C., Pouwels, P. J. W., Schoonhoven, R., Kuijer, J. P. A., Maurits, N. M., … Lopes Da Silva, F. H. (2005). Correlating the alpha rhythm to BOLD using simultaneous EEG/fMRI: Inter-subject variability. https://doi.org/10.1016/j.neuroimage.2005.09.062</w:t>
      </w:r>
    </w:p>
    <w:p w14:paraId="1C1E38E3"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Griesmayr, B., Berger, B., Stelzig-Schoeler, R., Aichhorn, W., Bergmann, J., &amp; Sauseng, P. (2014). </w:t>
      </w:r>
      <w:r w:rsidRPr="006B4DEF">
        <w:rPr>
          <w:rFonts w:cstheme="minorHAnsi"/>
          <w:noProof/>
        </w:rPr>
        <w:t xml:space="preserve">EEG theta phase coupling during executive control of visual working memory investigated in individuals with schizophrenia and in healthy controls. </w:t>
      </w:r>
      <w:r w:rsidRPr="006B4DEF">
        <w:rPr>
          <w:rFonts w:cstheme="minorHAnsi"/>
          <w:i/>
          <w:iCs/>
          <w:noProof/>
        </w:rPr>
        <w:t>Cognitive, Affective &amp; Behavioral Neuroscience</w:t>
      </w:r>
      <w:r w:rsidRPr="006B4DEF">
        <w:rPr>
          <w:rFonts w:cstheme="minorHAnsi"/>
          <w:noProof/>
        </w:rPr>
        <w:t xml:space="preserve">, </w:t>
      </w:r>
      <w:r w:rsidRPr="006B4DEF">
        <w:rPr>
          <w:rFonts w:cstheme="minorHAnsi"/>
          <w:i/>
          <w:iCs/>
          <w:noProof/>
        </w:rPr>
        <w:t>14</w:t>
      </w:r>
      <w:r w:rsidRPr="006B4DEF">
        <w:rPr>
          <w:rFonts w:cstheme="minorHAnsi"/>
          <w:noProof/>
        </w:rPr>
        <w:t>(4), 1340–55. https://doi.org/10.3758/s13415-014-0272-0</w:t>
      </w:r>
    </w:p>
    <w:p w14:paraId="4E79254B"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Harshman, R. a. (1970). Foundations of the PARAFAC procedure: Models and conditions for an “explanatory” multimodal factor analysis. </w:t>
      </w:r>
      <w:r w:rsidRPr="006B4DEF">
        <w:rPr>
          <w:rFonts w:cstheme="minorHAnsi"/>
          <w:i/>
          <w:iCs/>
          <w:noProof/>
        </w:rPr>
        <w:t>UCLA Working Papers in Phonetics</w:t>
      </w:r>
      <w:r w:rsidRPr="006B4DEF">
        <w:rPr>
          <w:rFonts w:cstheme="minorHAnsi"/>
          <w:noProof/>
        </w:rPr>
        <w:t xml:space="preserve">, </w:t>
      </w:r>
      <w:r w:rsidRPr="006B4DEF">
        <w:rPr>
          <w:rFonts w:cstheme="minorHAnsi"/>
          <w:i/>
          <w:iCs/>
          <w:noProof/>
        </w:rPr>
        <w:t>16</w:t>
      </w:r>
      <w:r w:rsidRPr="006B4DEF">
        <w:rPr>
          <w:rFonts w:cstheme="minorHAnsi"/>
          <w:noProof/>
        </w:rPr>
        <w:t>(10), 1–84. Retrieved from http://www.psychology.uwo.ca/faculty/harshman/wpppfac0.pdf</w:t>
      </w:r>
    </w:p>
    <w:p w14:paraId="18989D5E"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Haynes, J. D. (2009). Decoding visual consciousness from human brain signals. </w:t>
      </w:r>
      <w:r w:rsidRPr="006B4DEF">
        <w:rPr>
          <w:rFonts w:cstheme="minorHAnsi"/>
          <w:i/>
          <w:iCs/>
          <w:noProof/>
        </w:rPr>
        <w:t>Trends in Cognitive Sciences</w:t>
      </w:r>
      <w:r w:rsidRPr="006B4DEF">
        <w:rPr>
          <w:rFonts w:cstheme="minorHAnsi"/>
          <w:noProof/>
        </w:rPr>
        <w:t xml:space="preserve">, </w:t>
      </w:r>
      <w:r w:rsidRPr="006B4DEF">
        <w:rPr>
          <w:rFonts w:cstheme="minorHAnsi"/>
          <w:i/>
          <w:iCs/>
          <w:noProof/>
        </w:rPr>
        <w:t>13</w:t>
      </w:r>
      <w:r w:rsidRPr="006B4DEF">
        <w:rPr>
          <w:rFonts w:cstheme="minorHAnsi"/>
          <w:noProof/>
        </w:rPr>
        <w:t>(5), 194–202. https://doi.org/10.1016/j.tics.2009.02.004</w:t>
      </w:r>
    </w:p>
    <w:p w14:paraId="31D9E0F0"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Henderson, D., Poppe, A. B., Barch, D. M., Carter, C. S., Gold, J. M., Ragland, J. D., … MacDonald, A. W. (2012). Optimization of a goal maintenance task for use in clinical applications. </w:t>
      </w:r>
      <w:r w:rsidRPr="006B4DEF">
        <w:rPr>
          <w:rFonts w:cstheme="minorHAnsi"/>
          <w:i/>
          <w:iCs/>
          <w:noProof/>
        </w:rPr>
        <w:t>Schizophrenia Bulletin</w:t>
      </w:r>
      <w:r w:rsidRPr="006B4DEF">
        <w:rPr>
          <w:rFonts w:cstheme="minorHAnsi"/>
          <w:noProof/>
        </w:rPr>
        <w:t xml:space="preserve">, </w:t>
      </w:r>
      <w:r w:rsidRPr="006B4DEF">
        <w:rPr>
          <w:rFonts w:cstheme="minorHAnsi"/>
          <w:i/>
          <w:iCs/>
          <w:noProof/>
        </w:rPr>
        <w:t>38</w:t>
      </w:r>
      <w:r w:rsidRPr="006B4DEF">
        <w:rPr>
          <w:rFonts w:cstheme="minorHAnsi"/>
          <w:noProof/>
        </w:rPr>
        <w:t>(1), 104–113. https://doi.org/10.1093/schbul/sbr172</w:t>
      </w:r>
    </w:p>
    <w:p w14:paraId="0E971D19"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Henze, D., Borhegyi, Z., &amp; Csicsvari, J. (2000). Intracellular features predicted by extracellular recordings in the hippocampus in vivo. </w:t>
      </w:r>
      <w:r w:rsidRPr="006B4DEF">
        <w:rPr>
          <w:rFonts w:cstheme="minorHAnsi"/>
          <w:i/>
          <w:iCs/>
          <w:noProof/>
        </w:rPr>
        <w:t>Journal of</w:t>
      </w:r>
      <w:r w:rsidRPr="006B4DEF">
        <w:rPr>
          <w:rFonts w:cstheme="minorHAnsi"/>
          <w:noProof/>
        </w:rPr>
        <w:t>. Retrieved from http://jn.physiology.org/content/84/1/390.short</w:t>
      </w:r>
    </w:p>
    <w:p w14:paraId="56440D9D"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Herrmann, C. S., &amp; Debener, S. (2008). Simultaneous recording of EEG and BOLD responses: A historical perspective. </w:t>
      </w:r>
      <w:r w:rsidRPr="006B4DEF">
        <w:rPr>
          <w:rFonts w:cstheme="minorHAnsi"/>
          <w:i/>
          <w:iCs/>
          <w:noProof/>
        </w:rPr>
        <w:t>International Journal of Psychophysiology</w:t>
      </w:r>
      <w:r w:rsidRPr="006B4DEF">
        <w:rPr>
          <w:rFonts w:cstheme="minorHAnsi"/>
          <w:noProof/>
        </w:rPr>
        <w:t xml:space="preserve">, </w:t>
      </w:r>
      <w:r w:rsidRPr="006B4DEF">
        <w:rPr>
          <w:rFonts w:cstheme="minorHAnsi"/>
          <w:i/>
          <w:iCs/>
          <w:noProof/>
        </w:rPr>
        <w:t>67</w:t>
      </w:r>
      <w:r w:rsidRPr="006B4DEF">
        <w:rPr>
          <w:rFonts w:cstheme="minorHAnsi"/>
          <w:noProof/>
        </w:rPr>
        <w:t>(3), 161–168. https://doi.org/10.1016/j.ijpsycho.2007.06.006</w:t>
      </w:r>
    </w:p>
    <w:p w14:paraId="0BCB2F75"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Hox, J. J. (2010). Multilevel Analysis. https://doi.org/10.4324/9780203852279</w:t>
      </w:r>
    </w:p>
    <w:p w14:paraId="0CE852CE"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Hox, J. J., &amp; Kreft, I. G. G. (1994). Multilevel Analysis Methods. </w:t>
      </w:r>
      <w:r w:rsidRPr="006B4DEF">
        <w:rPr>
          <w:rFonts w:cstheme="minorHAnsi"/>
          <w:i/>
          <w:iCs/>
          <w:noProof/>
        </w:rPr>
        <w:t>Sociological Methods &amp; Research</w:t>
      </w:r>
      <w:r w:rsidRPr="006B4DEF">
        <w:rPr>
          <w:rFonts w:cstheme="minorHAnsi"/>
          <w:noProof/>
        </w:rPr>
        <w:t xml:space="preserve">, </w:t>
      </w:r>
      <w:r w:rsidRPr="006B4DEF">
        <w:rPr>
          <w:rFonts w:cstheme="minorHAnsi"/>
          <w:i/>
          <w:iCs/>
          <w:noProof/>
        </w:rPr>
        <w:t>22</w:t>
      </w:r>
      <w:r w:rsidRPr="006B4DEF">
        <w:rPr>
          <w:rFonts w:cstheme="minorHAnsi"/>
          <w:noProof/>
        </w:rPr>
        <w:t>(3), 283–299. https://doi.org/10.1177/0049124194022003001</w:t>
      </w:r>
    </w:p>
    <w:p w14:paraId="47BD5E42"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Huettel, S., Song, A. W., &amp; McCarthy, G. (2004). </w:t>
      </w:r>
      <w:r w:rsidRPr="006B4DEF">
        <w:rPr>
          <w:rFonts w:cstheme="minorHAnsi"/>
          <w:i/>
          <w:iCs/>
          <w:noProof/>
        </w:rPr>
        <w:t>Functional magnetic resonance imaging</w:t>
      </w:r>
      <w:r w:rsidRPr="006B4DEF">
        <w:rPr>
          <w:rFonts w:cstheme="minorHAnsi"/>
          <w:noProof/>
        </w:rPr>
        <w:t>. Retrieved from https://pdfs.semanticscholar.org/b917/f1d5f55a44446d45a14f2f0192375108aa0e.pdf</w:t>
      </w:r>
    </w:p>
    <w:p w14:paraId="46D5F75F"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Huster, R. J., Debener, S., Eichele, T., &amp; Herrmann, C. S. (2012). </w:t>
      </w:r>
      <w:r w:rsidRPr="006B4DEF">
        <w:rPr>
          <w:rFonts w:cstheme="minorHAnsi"/>
          <w:noProof/>
        </w:rPr>
        <w:t xml:space="preserve">Methods for Simultaneous EEG-fMRI: An Introductory Review. </w:t>
      </w:r>
      <w:r w:rsidRPr="006B4DEF">
        <w:rPr>
          <w:rFonts w:cstheme="minorHAnsi"/>
          <w:i/>
          <w:iCs/>
          <w:noProof/>
        </w:rPr>
        <w:t>Journal of Neuroscience</w:t>
      </w:r>
      <w:r w:rsidRPr="006B4DEF">
        <w:rPr>
          <w:rFonts w:cstheme="minorHAnsi"/>
          <w:noProof/>
        </w:rPr>
        <w:t xml:space="preserve">, </w:t>
      </w:r>
      <w:r w:rsidRPr="006B4DEF">
        <w:rPr>
          <w:rFonts w:cstheme="minorHAnsi"/>
          <w:i/>
          <w:iCs/>
          <w:noProof/>
        </w:rPr>
        <w:t>32</w:t>
      </w:r>
      <w:r w:rsidRPr="006B4DEF">
        <w:rPr>
          <w:rFonts w:cstheme="minorHAnsi"/>
          <w:noProof/>
        </w:rPr>
        <w:t>(18), 6053–6060. https://doi.org/10.1523/JNEUROSCI.0447-12.2012</w:t>
      </w:r>
    </w:p>
    <w:p w14:paraId="197FD8D9"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Huster, R. J., Eichele, T., Enriquez-Geppert, S., Wollbrink, A., Kugel, H., Konrad, C., &amp; Pantev, C. (2011). </w:t>
      </w:r>
      <w:r w:rsidRPr="006B4DEF">
        <w:rPr>
          <w:rFonts w:cstheme="minorHAnsi"/>
          <w:noProof/>
        </w:rPr>
        <w:t xml:space="preserve">Multimodal imaging of functional networks and event-related potentials in performance monitoring. </w:t>
      </w:r>
      <w:r w:rsidRPr="006B4DEF">
        <w:rPr>
          <w:rFonts w:cstheme="minorHAnsi"/>
          <w:i/>
          <w:iCs/>
          <w:noProof/>
        </w:rPr>
        <w:t>NeuroImage</w:t>
      </w:r>
      <w:r w:rsidRPr="006B4DEF">
        <w:rPr>
          <w:rFonts w:cstheme="minorHAnsi"/>
          <w:noProof/>
        </w:rPr>
        <w:t xml:space="preserve">, </w:t>
      </w:r>
      <w:r w:rsidRPr="006B4DEF">
        <w:rPr>
          <w:rFonts w:cstheme="minorHAnsi"/>
          <w:i/>
          <w:iCs/>
          <w:noProof/>
        </w:rPr>
        <w:t>56</w:t>
      </w:r>
      <w:r w:rsidRPr="006B4DEF">
        <w:rPr>
          <w:rFonts w:cstheme="minorHAnsi"/>
          <w:noProof/>
        </w:rPr>
        <w:t>(3), 1588–1597. https://doi.org/10.1016/j.neuroimage.2011.03.039</w:t>
      </w:r>
    </w:p>
    <w:p w14:paraId="58AEAE6F" w14:textId="77777777" w:rsidR="002F07EB" w:rsidRPr="006B4DEF" w:rsidRDefault="002F07EB" w:rsidP="002F07EB">
      <w:pPr>
        <w:widowControl w:val="0"/>
        <w:autoSpaceDE w:val="0"/>
        <w:autoSpaceDN w:val="0"/>
        <w:adjustRightInd w:val="0"/>
        <w:spacing w:line="240" w:lineRule="auto"/>
        <w:ind w:left="480" w:hanging="480"/>
        <w:rPr>
          <w:rFonts w:cstheme="minorHAnsi"/>
          <w:noProof/>
          <w:lang w:val="de-DE"/>
        </w:rPr>
      </w:pPr>
      <w:r w:rsidRPr="006B4DEF">
        <w:rPr>
          <w:rFonts w:cstheme="minorHAnsi"/>
          <w:noProof/>
        </w:rPr>
        <w:t xml:space="preserve">Hwang, K., Ghuman, A. S., Manoach, D. S., Jones, S. R., &amp; Luna, B. (2016). Frontal preparatory neural oscillations associated with cognitive control: A developmental study comparing young adults and adolescents. </w:t>
      </w:r>
      <w:r w:rsidRPr="006B4DEF">
        <w:rPr>
          <w:rFonts w:cstheme="minorHAnsi"/>
          <w:i/>
          <w:iCs/>
          <w:noProof/>
          <w:lang w:val="de-DE"/>
        </w:rPr>
        <w:t>NeuroImage</w:t>
      </w:r>
      <w:r w:rsidRPr="006B4DEF">
        <w:rPr>
          <w:rFonts w:cstheme="minorHAnsi"/>
          <w:noProof/>
          <w:lang w:val="de-DE"/>
        </w:rPr>
        <w:t xml:space="preserve">, </w:t>
      </w:r>
      <w:r w:rsidRPr="006B4DEF">
        <w:rPr>
          <w:rFonts w:cstheme="minorHAnsi"/>
          <w:i/>
          <w:iCs/>
          <w:noProof/>
          <w:lang w:val="de-DE"/>
        </w:rPr>
        <w:t>136</w:t>
      </w:r>
      <w:r w:rsidRPr="006B4DEF">
        <w:rPr>
          <w:rFonts w:cstheme="minorHAnsi"/>
          <w:noProof/>
          <w:lang w:val="de-DE"/>
        </w:rPr>
        <w:t>, 139–48. https://doi.org/10.1016/j.neuroimage.2016.05.017</w:t>
      </w:r>
    </w:p>
    <w:p w14:paraId="4066BB9B"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Iannotti, G. R., Pittau, F., Michel, C. M., Vulliemoz, S., &amp; Grouiller, F. (2014). </w:t>
      </w:r>
      <w:r w:rsidRPr="006B4DEF">
        <w:rPr>
          <w:rFonts w:cstheme="minorHAnsi"/>
          <w:noProof/>
        </w:rPr>
        <w:t xml:space="preserve">Pulse Artifact Detection </w:t>
      </w:r>
      <w:r w:rsidRPr="006B4DEF">
        <w:rPr>
          <w:rFonts w:cstheme="minorHAnsi"/>
          <w:noProof/>
        </w:rPr>
        <w:lastRenderedPageBreak/>
        <w:t xml:space="preserve">in Simultaneous EEG–fMRI Recording Based on EEG Map Topography. </w:t>
      </w:r>
      <w:r w:rsidRPr="006B4DEF">
        <w:rPr>
          <w:rFonts w:cstheme="minorHAnsi"/>
          <w:i/>
          <w:iCs/>
          <w:noProof/>
        </w:rPr>
        <w:t>Brain Topography</w:t>
      </w:r>
      <w:r w:rsidRPr="006B4DEF">
        <w:rPr>
          <w:rFonts w:cstheme="minorHAnsi"/>
          <w:noProof/>
        </w:rPr>
        <w:t xml:space="preserve">, </w:t>
      </w:r>
      <w:r w:rsidRPr="006B4DEF">
        <w:rPr>
          <w:rFonts w:cstheme="minorHAnsi"/>
          <w:i/>
          <w:iCs/>
          <w:noProof/>
        </w:rPr>
        <w:t>28</w:t>
      </w:r>
      <w:r w:rsidRPr="006B4DEF">
        <w:rPr>
          <w:rFonts w:cstheme="minorHAnsi"/>
          <w:noProof/>
        </w:rPr>
        <w:t>(1), 21–32. https://doi.org/10.1007/s10548-014-0409-z</w:t>
      </w:r>
    </w:p>
    <w:p w14:paraId="4037F6A3"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Ihalainen, T., Kuusela, L., Turunen, S., Heikkinen, S., Savolainen, S., &amp; Sipilä, O. (2015). Data quality in fMRI and simultaneous EEG–fMRI. </w:t>
      </w:r>
      <w:r w:rsidRPr="006B4DEF">
        <w:rPr>
          <w:rFonts w:cstheme="minorHAnsi"/>
          <w:i/>
          <w:iCs/>
          <w:noProof/>
        </w:rPr>
        <w:t>Magnetic Resonance Materials in Physics, Biology and Medicine</w:t>
      </w:r>
      <w:r w:rsidRPr="006B4DEF">
        <w:rPr>
          <w:rFonts w:cstheme="minorHAnsi"/>
          <w:noProof/>
        </w:rPr>
        <w:t xml:space="preserve">, </w:t>
      </w:r>
      <w:r w:rsidRPr="006B4DEF">
        <w:rPr>
          <w:rFonts w:cstheme="minorHAnsi"/>
          <w:i/>
          <w:iCs/>
          <w:noProof/>
        </w:rPr>
        <w:t>28</w:t>
      </w:r>
      <w:r w:rsidRPr="006B4DEF">
        <w:rPr>
          <w:rFonts w:cstheme="minorHAnsi"/>
          <w:noProof/>
        </w:rPr>
        <w:t>(1), 23–31. https://doi.org/10.1007/s10334-014-0443-6</w:t>
      </w:r>
    </w:p>
    <w:p w14:paraId="3DFD9013"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Im, C., Jung, H., &amp; Fujimaki, N. (2005). fMRI‐constrained MEG source imaging and consideration of fMRI invisible sources. </w:t>
      </w:r>
      <w:r w:rsidRPr="006B4DEF">
        <w:rPr>
          <w:rFonts w:cstheme="minorHAnsi"/>
          <w:i/>
          <w:iCs/>
          <w:noProof/>
        </w:rPr>
        <w:t>Human Brain Mapping</w:t>
      </w:r>
      <w:r w:rsidRPr="006B4DEF">
        <w:rPr>
          <w:rFonts w:cstheme="minorHAnsi"/>
          <w:noProof/>
        </w:rPr>
        <w:t>. Retrieved from http://onlinelibrary.wiley.com/doi/10.1002/hbm.20143/full</w:t>
      </w:r>
    </w:p>
    <w:p w14:paraId="438CFFF8" w14:textId="77777777" w:rsidR="002F07EB" w:rsidRPr="006B4DEF" w:rsidRDefault="002F07EB" w:rsidP="002F07EB">
      <w:pPr>
        <w:widowControl w:val="0"/>
        <w:autoSpaceDE w:val="0"/>
        <w:autoSpaceDN w:val="0"/>
        <w:adjustRightInd w:val="0"/>
        <w:spacing w:line="240" w:lineRule="auto"/>
        <w:ind w:left="480" w:hanging="480"/>
        <w:rPr>
          <w:rFonts w:cstheme="minorHAnsi"/>
          <w:noProof/>
          <w:lang w:val="de-DE"/>
        </w:rPr>
      </w:pPr>
      <w:r w:rsidRPr="006B4DEF">
        <w:rPr>
          <w:rFonts w:cstheme="minorHAnsi"/>
          <w:noProof/>
          <w:lang w:val="de-DE"/>
        </w:rPr>
        <w:t xml:space="preserve">Jann, K., Dierks, T., Boesch, C., Kottlow, M., Strik, W., &amp; Koenig, T. (2009). </w:t>
      </w:r>
      <w:r w:rsidRPr="006B4DEF">
        <w:rPr>
          <w:rFonts w:cstheme="minorHAnsi"/>
          <w:noProof/>
        </w:rPr>
        <w:t xml:space="preserve">BOLD correlates of EEG alpha phase-locking and the fMRI default mode network. </w:t>
      </w:r>
      <w:r w:rsidRPr="006B4DEF">
        <w:rPr>
          <w:rFonts w:cstheme="minorHAnsi"/>
          <w:i/>
          <w:iCs/>
          <w:noProof/>
          <w:lang w:val="de-DE"/>
        </w:rPr>
        <w:t>NeuroImage</w:t>
      </w:r>
      <w:r w:rsidRPr="006B4DEF">
        <w:rPr>
          <w:rFonts w:cstheme="minorHAnsi"/>
          <w:noProof/>
          <w:lang w:val="de-DE"/>
        </w:rPr>
        <w:t xml:space="preserve">, </w:t>
      </w:r>
      <w:r w:rsidRPr="006B4DEF">
        <w:rPr>
          <w:rFonts w:cstheme="minorHAnsi"/>
          <w:i/>
          <w:iCs/>
          <w:noProof/>
          <w:lang w:val="de-DE"/>
        </w:rPr>
        <w:t>45</w:t>
      </w:r>
      <w:r w:rsidRPr="006B4DEF">
        <w:rPr>
          <w:rFonts w:cstheme="minorHAnsi"/>
          <w:noProof/>
          <w:lang w:val="de-DE"/>
        </w:rPr>
        <w:t>(3), 903–916. https://doi.org/10.1016/J.NEUROIMAGE.2009.01.001</w:t>
      </w:r>
    </w:p>
    <w:p w14:paraId="1344A97C"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Johnstone, E. C., Ebmeier, K. P., Miller, P., Owens, D. G. C., &amp; Lawrie, S. M. (2005). </w:t>
      </w:r>
      <w:r w:rsidRPr="006B4DEF">
        <w:rPr>
          <w:rFonts w:cstheme="minorHAnsi"/>
          <w:noProof/>
        </w:rPr>
        <w:t xml:space="preserve">Predicting schizophrenia: findings from the Edinburgh High-Risk. </w:t>
      </w:r>
      <w:r w:rsidRPr="006B4DEF">
        <w:rPr>
          <w:rFonts w:cstheme="minorHAnsi"/>
          <w:i/>
          <w:iCs/>
          <w:noProof/>
        </w:rPr>
        <w:t>The British Journal of Psychiatry</w:t>
      </w:r>
      <w:r w:rsidRPr="006B4DEF">
        <w:rPr>
          <w:rFonts w:cstheme="minorHAnsi"/>
          <w:noProof/>
        </w:rPr>
        <w:t xml:space="preserve">, </w:t>
      </w:r>
      <w:r w:rsidRPr="006B4DEF">
        <w:rPr>
          <w:rFonts w:cstheme="minorHAnsi"/>
          <w:i/>
          <w:iCs/>
          <w:noProof/>
        </w:rPr>
        <w:t>186</w:t>
      </w:r>
      <w:r w:rsidRPr="006B4DEF">
        <w:rPr>
          <w:rFonts w:cstheme="minorHAnsi"/>
          <w:noProof/>
        </w:rPr>
        <w:t>, 18–25. https://doi.org/10.1192/bjp.186.1.18</w:t>
      </w:r>
    </w:p>
    <w:p w14:paraId="4C26AC19"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Kirmizi-Alsan, E., Bayraktaroglu, Z., Gurvit, H., Keskin, Y. H., Emre, M., &amp; Demiralp, T. (2006). </w:t>
      </w:r>
      <w:r w:rsidRPr="006B4DEF">
        <w:rPr>
          <w:rFonts w:cstheme="minorHAnsi"/>
          <w:noProof/>
        </w:rPr>
        <w:t xml:space="preserve">Comparative analysis of event-related potentials during Go/NoGo and CPT: Decomposition of electrophysiological markers of response inhibition and sustained attention. </w:t>
      </w:r>
      <w:r w:rsidRPr="006B4DEF">
        <w:rPr>
          <w:rFonts w:cstheme="minorHAnsi"/>
          <w:i/>
          <w:iCs/>
          <w:noProof/>
        </w:rPr>
        <w:t>Brain Research</w:t>
      </w:r>
      <w:r w:rsidRPr="006B4DEF">
        <w:rPr>
          <w:rFonts w:cstheme="minorHAnsi"/>
          <w:noProof/>
        </w:rPr>
        <w:t xml:space="preserve">, </w:t>
      </w:r>
      <w:r w:rsidRPr="006B4DEF">
        <w:rPr>
          <w:rFonts w:cstheme="minorHAnsi"/>
          <w:i/>
          <w:iCs/>
          <w:noProof/>
        </w:rPr>
        <w:t>1104</w:t>
      </w:r>
      <w:r w:rsidRPr="006B4DEF">
        <w:rPr>
          <w:rFonts w:cstheme="minorHAnsi"/>
          <w:noProof/>
        </w:rPr>
        <w:t>(1), 114–128. https://doi.org/10.1016/j.brainres.2006.03.010</w:t>
      </w:r>
    </w:p>
    <w:p w14:paraId="02A521D0"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Koles, Z. J. (1998). Trends in EEG source localization. </w:t>
      </w:r>
      <w:r w:rsidRPr="006B4DEF">
        <w:rPr>
          <w:rFonts w:cstheme="minorHAnsi"/>
          <w:i/>
          <w:iCs/>
          <w:noProof/>
        </w:rPr>
        <w:t>Electroencephalography and Clinical Neurophysiology</w:t>
      </w:r>
      <w:r w:rsidRPr="006B4DEF">
        <w:rPr>
          <w:rFonts w:cstheme="minorHAnsi"/>
          <w:noProof/>
        </w:rPr>
        <w:t xml:space="preserve">, </w:t>
      </w:r>
      <w:r w:rsidRPr="006B4DEF">
        <w:rPr>
          <w:rFonts w:cstheme="minorHAnsi"/>
          <w:i/>
          <w:iCs/>
          <w:noProof/>
        </w:rPr>
        <w:t>106</w:t>
      </w:r>
      <w:r w:rsidRPr="006B4DEF">
        <w:rPr>
          <w:rFonts w:cstheme="minorHAnsi"/>
          <w:noProof/>
        </w:rPr>
        <w:t>(2), 127–137. https://doi.org/10.1016/S0013-4694(97)00115-6</w:t>
      </w:r>
    </w:p>
    <w:p w14:paraId="140EDD2A"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Kyathanahally, S., Franco-Watkins, A., Zhang, X., Calhoun, V., &amp; Deshpande, G. (2016). A realistic framework for investigating decision-making in the brain with high spatio-temporal resolution using simultaneous EEG/fMRI and joint ICA. </w:t>
      </w:r>
      <w:r w:rsidRPr="006B4DEF">
        <w:rPr>
          <w:rFonts w:cstheme="minorHAnsi"/>
          <w:i/>
          <w:iCs/>
          <w:noProof/>
        </w:rPr>
        <w:t>IEEE Journal of Biomedical and Health Informatics</w:t>
      </w:r>
      <w:r w:rsidRPr="006B4DEF">
        <w:rPr>
          <w:rFonts w:cstheme="minorHAnsi"/>
          <w:noProof/>
        </w:rPr>
        <w:t xml:space="preserve">, </w:t>
      </w:r>
      <w:r w:rsidRPr="006B4DEF">
        <w:rPr>
          <w:rFonts w:cstheme="minorHAnsi"/>
          <w:i/>
          <w:iCs/>
          <w:noProof/>
        </w:rPr>
        <w:t>2194</w:t>
      </w:r>
      <w:r w:rsidRPr="006B4DEF">
        <w:rPr>
          <w:rFonts w:cstheme="minorHAnsi"/>
          <w:noProof/>
        </w:rPr>
        <w:t>(c), 1–1. https://doi.org/10.1109/JBHI.2016.2590434</w:t>
      </w:r>
    </w:p>
    <w:p w14:paraId="19475B5F"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Laufs, H. (2012). A personalized history of EEG–fMRI integration. </w:t>
      </w:r>
      <w:r w:rsidRPr="006B4DEF">
        <w:rPr>
          <w:rFonts w:cstheme="minorHAnsi"/>
          <w:i/>
          <w:iCs/>
          <w:noProof/>
        </w:rPr>
        <w:t>NeuroImage</w:t>
      </w:r>
      <w:r w:rsidRPr="006B4DEF">
        <w:rPr>
          <w:rFonts w:cstheme="minorHAnsi"/>
          <w:noProof/>
        </w:rPr>
        <w:t>. https://doi.org/10.1016/j.neuroimage.2012.01.039</w:t>
      </w:r>
    </w:p>
    <w:p w14:paraId="6188FE16"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Lei, X., Xu, P., Luo, C., Zhao, J., Zhou, D., &amp; Yao, D. (2011). fMRI functional networks for EEG source imaging. </w:t>
      </w:r>
      <w:r w:rsidRPr="006B4DEF">
        <w:rPr>
          <w:rFonts w:cstheme="minorHAnsi"/>
          <w:i/>
          <w:iCs/>
          <w:noProof/>
        </w:rPr>
        <w:t>Human Brain Mapping</w:t>
      </w:r>
      <w:r w:rsidRPr="006B4DEF">
        <w:rPr>
          <w:rFonts w:cstheme="minorHAnsi"/>
          <w:noProof/>
        </w:rPr>
        <w:t xml:space="preserve">, </w:t>
      </w:r>
      <w:r w:rsidRPr="006B4DEF">
        <w:rPr>
          <w:rFonts w:cstheme="minorHAnsi"/>
          <w:i/>
          <w:iCs/>
          <w:noProof/>
        </w:rPr>
        <w:t>32</w:t>
      </w:r>
      <w:r w:rsidRPr="006B4DEF">
        <w:rPr>
          <w:rFonts w:cstheme="minorHAnsi"/>
          <w:noProof/>
        </w:rPr>
        <w:t>(7), 1141–1160. https://doi.org/10.1002/hbm.21098</w:t>
      </w:r>
    </w:p>
    <w:p w14:paraId="5F888322"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Lemieux, L., Allen, P. J., Franconi, F., Symms, M. R., &amp; Fish, D. K. (1997). Recording of EEG during fMRI experiments: Patient safety. </w:t>
      </w:r>
      <w:r w:rsidRPr="006B4DEF">
        <w:rPr>
          <w:rFonts w:cstheme="minorHAnsi"/>
          <w:i/>
          <w:iCs/>
          <w:noProof/>
        </w:rPr>
        <w:t>Magnetic Resonance in Medicine</w:t>
      </w:r>
      <w:r w:rsidRPr="006B4DEF">
        <w:rPr>
          <w:rFonts w:cstheme="minorHAnsi"/>
          <w:noProof/>
        </w:rPr>
        <w:t xml:space="preserve">, </w:t>
      </w:r>
      <w:r w:rsidRPr="006B4DEF">
        <w:rPr>
          <w:rFonts w:cstheme="minorHAnsi"/>
          <w:i/>
          <w:iCs/>
          <w:noProof/>
        </w:rPr>
        <w:t>38</w:t>
      </w:r>
      <w:r w:rsidRPr="006B4DEF">
        <w:rPr>
          <w:rFonts w:cstheme="minorHAnsi"/>
          <w:noProof/>
        </w:rPr>
        <w:t>(6), 943–952. https://doi.org/10.1002/mrm.1910380614</w:t>
      </w:r>
    </w:p>
    <w:p w14:paraId="131B93D5"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Lesh, T. A., Niendam, T. A., Minzenberg, M. J., &amp; Carter, C. S. (2011). </w:t>
      </w:r>
      <w:r w:rsidRPr="006B4DEF">
        <w:rPr>
          <w:rFonts w:cstheme="minorHAnsi"/>
          <w:noProof/>
        </w:rPr>
        <w:t xml:space="preserve">Cognitive Control Deficits in Schizophrenia: Mechanisms and Meaning. </w:t>
      </w:r>
      <w:r w:rsidRPr="006B4DEF">
        <w:rPr>
          <w:rFonts w:cstheme="minorHAnsi"/>
          <w:i/>
          <w:iCs/>
          <w:noProof/>
        </w:rPr>
        <w:t>Neuropsychopharmacology</w:t>
      </w:r>
      <w:r w:rsidRPr="006B4DEF">
        <w:rPr>
          <w:rFonts w:cstheme="minorHAnsi"/>
          <w:noProof/>
        </w:rPr>
        <w:t xml:space="preserve">, </w:t>
      </w:r>
      <w:r w:rsidRPr="006B4DEF">
        <w:rPr>
          <w:rFonts w:cstheme="minorHAnsi"/>
          <w:i/>
          <w:iCs/>
          <w:noProof/>
        </w:rPr>
        <w:t>36</w:t>
      </w:r>
      <w:r w:rsidRPr="006B4DEF">
        <w:rPr>
          <w:rFonts w:cstheme="minorHAnsi"/>
          <w:noProof/>
        </w:rPr>
        <w:t>(1), 316–338. https://doi.org/10.1038/npp.2010.156</w:t>
      </w:r>
    </w:p>
    <w:p w14:paraId="24031C1C" w14:textId="77777777" w:rsidR="002F07EB" w:rsidRPr="006B4DEF" w:rsidRDefault="002F07EB" w:rsidP="002F07EB">
      <w:pPr>
        <w:widowControl w:val="0"/>
        <w:autoSpaceDE w:val="0"/>
        <w:autoSpaceDN w:val="0"/>
        <w:adjustRightInd w:val="0"/>
        <w:spacing w:line="240" w:lineRule="auto"/>
        <w:ind w:left="480" w:hanging="480"/>
        <w:rPr>
          <w:rFonts w:cstheme="minorHAnsi"/>
          <w:noProof/>
          <w:lang w:val="de-DE"/>
        </w:rPr>
      </w:pPr>
      <w:r w:rsidRPr="006B4DEF">
        <w:rPr>
          <w:rFonts w:cstheme="minorHAnsi"/>
          <w:noProof/>
        </w:rPr>
        <w:t xml:space="preserve">Logothetis, N. K., Pauls, J., Augath, M., Trinath, T., &amp; Oeltermann, A. (2001). Neurophysiological investigation of the basis of the fMRI signal. </w:t>
      </w:r>
      <w:r w:rsidRPr="006B4DEF">
        <w:rPr>
          <w:rFonts w:cstheme="minorHAnsi"/>
          <w:i/>
          <w:iCs/>
          <w:noProof/>
          <w:lang w:val="de-DE"/>
        </w:rPr>
        <w:t>Nature</w:t>
      </w:r>
      <w:r w:rsidRPr="006B4DEF">
        <w:rPr>
          <w:rFonts w:cstheme="minorHAnsi"/>
          <w:noProof/>
          <w:lang w:val="de-DE"/>
        </w:rPr>
        <w:t xml:space="preserve">, </w:t>
      </w:r>
      <w:r w:rsidRPr="006B4DEF">
        <w:rPr>
          <w:rFonts w:cstheme="minorHAnsi"/>
          <w:i/>
          <w:iCs/>
          <w:noProof/>
          <w:lang w:val="de-DE"/>
        </w:rPr>
        <w:t>412</w:t>
      </w:r>
      <w:r w:rsidRPr="006B4DEF">
        <w:rPr>
          <w:rFonts w:cstheme="minorHAnsi"/>
          <w:noProof/>
          <w:lang w:val="de-DE"/>
        </w:rPr>
        <w:t>(6843), 150–157. https://doi.org/10.1038/35084005</w:t>
      </w:r>
    </w:p>
    <w:p w14:paraId="265A2DD3"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Logothetis, N. K., &amp; Wandell, B. A. (2004). </w:t>
      </w:r>
      <w:r w:rsidRPr="006B4DEF">
        <w:rPr>
          <w:rFonts w:cstheme="minorHAnsi"/>
          <w:noProof/>
        </w:rPr>
        <w:t xml:space="preserve">Interpreting the BOLD signal. </w:t>
      </w:r>
      <w:r w:rsidRPr="006B4DEF">
        <w:rPr>
          <w:rFonts w:cstheme="minorHAnsi"/>
          <w:i/>
          <w:iCs/>
          <w:noProof/>
        </w:rPr>
        <w:t>Annual Review of Physiology</w:t>
      </w:r>
      <w:r w:rsidRPr="006B4DEF">
        <w:rPr>
          <w:rFonts w:cstheme="minorHAnsi"/>
          <w:noProof/>
        </w:rPr>
        <w:t xml:space="preserve">, </w:t>
      </w:r>
      <w:r w:rsidRPr="006B4DEF">
        <w:rPr>
          <w:rFonts w:cstheme="minorHAnsi"/>
          <w:i/>
          <w:iCs/>
          <w:noProof/>
        </w:rPr>
        <w:t>66</w:t>
      </w:r>
      <w:r w:rsidRPr="006B4DEF">
        <w:rPr>
          <w:rFonts w:cstheme="minorHAnsi"/>
          <w:noProof/>
        </w:rPr>
        <w:t>, 735–769. https://doi.org/10.1146/annurev.physiol.66.082602.092845</w:t>
      </w:r>
    </w:p>
    <w:p w14:paraId="6C9CAE59"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Lopez-Garcia, P., Lesh, T., Salo, T., &amp; Barch, D. (2016). The neural circuitry supporting goal maintenance during cognitive control: a comparison of expectancy AX-CPT and dot probe expectancy paradigms. </w:t>
      </w:r>
      <w:r w:rsidRPr="006B4DEF">
        <w:rPr>
          <w:rFonts w:cstheme="minorHAnsi"/>
          <w:i/>
          <w:iCs/>
          <w:noProof/>
        </w:rPr>
        <w:t>Cognitive, Affective, &amp;</w:t>
      </w:r>
      <w:r w:rsidRPr="006B4DEF">
        <w:rPr>
          <w:rFonts w:cstheme="minorHAnsi"/>
          <w:noProof/>
        </w:rPr>
        <w:t>. Retrieved from http://link.springer.com/article/10.3758/s13415-015-0384-1</w:t>
      </w:r>
    </w:p>
    <w:p w14:paraId="51D97D19"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Luck, S. (2005). An introduction to the event-related potential technique MIT press. </w:t>
      </w:r>
      <w:r w:rsidRPr="006B4DEF">
        <w:rPr>
          <w:rFonts w:cstheme="minorHAnsi"/>
          <w:i/>
          <w:iCs/>
          <w:noProof/>
        </w:rPr>
        <w:t>Cambridge, Ma</w:t>
      </w:r>
      <w:r w:rsidRPr="006B4DEF">
        <w:rPr>
          <w:rFonts w:cstheme="minorHAnsi"/>
          <w:noProof/>
        </w:rPr>
        <w:t xml:space="preserve">. </w:t>
      </w:r>
      <w:r w:rsidRPr="006B4DEF">
        <w:rPr>
          <w:rFonts w:cstheme="minorHAnsi"/>
          <w:noProof/>
        </w:rPr>
        <w:lastRenderedPageBreak/>
        <w:t>Retrieved from https://scholar.google.de/scholar?q=Luck%2C+S.+J.+%282005%29.+An+introduction+to+the+event-related+potential+technique.+Cambridge%2C+MA%3A+MIT+Press.&amp;btnG=&amp;hl=de&amp;as_sdt=0%2C5</w:t>
      </w:r>
    </w:p>
    <w:p w14:paraId="1FA11029"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Maas, C. J. M., &amp; Hox, J. J. (2004). Robustness issues in multilevel regression analysis. </w:t>
      </w:r>
      <w:r w:rsidRPr="006B4DEF">
        <w:rPr>
          <w:rFonts w:cstheme="minorHAnsi"/>
          <w:i/>
          <w:iCs/>
          <w:noProof/>
        </w:rPr>
        <w:t>Statistica Neerlandica</w:t>
      </w:r>
      <w:r w:rsidRPr="006B4DEF">
        <w:rPr>
          <w:rFonts w:cstheme="minorHAnsi"/>
          <w:noProof/>
        </w:rPr>
        <w:t xml:space="preserve">, </w:t>
      </w:r>
      <w:r w:rsidRPr="006B4DEF">
        <w:rPr>
          <w:rFonts w:cstheme="minorHAnsi"/>
          <w:i/>
          <w:iCs/>
          <w:noProof/>
        </w:rPr>
        <w:t>58</w:t>
      </w:r>
      <w:r w:rsidRPr="006B4DEF">
        <w:rPr>
          <w:rFonts w:cstheme="minorHAnsi"/>
          <w:noProof/>
        </w:rPr>
        <w:t>(2), 127–137. https://doi.org/10.1046/j.0039-0402.2003.00252.x</w:t>
      </w:r>
    </w:p>
    <w:p w14:paraId="00F5B3D7"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MacDonald, A. W., Cohen, J. D., Stenger, V. A., &amp; Carter, C. S. (2000). Dissociating the role of the dorsolateral prefrontal and anterior cingulate cortex in cognitive control. </w:t>
      </w:r>
      <w:r w:rsidRPr="006B4DEF">
        <w:rPr>
          <w:rFonts w:cstheme="minorHAnsi"/>
          <w:i/>
          <w:iCs/>
          <w:noProof/>
        </w:rPr>
        <w:t>Science (New York, N.Y.)</w:t>
      </w:r>
      <w:r w:rsidRPr="006B4DEF">
        <w:rPr>
          <w:rFonts w:cstheme="minorHAnsi"/>
          <w:noProof/>
        </w:rPr>
        <w:t xml:space="preserve">, </w:t>
      </w:r>
      <w:r w:rsidRPr="006B4DEF">
        <w:rPr>
          <w:rFonts w:cstheme="minorHAnsi"/>
          <w:i/>
          <w:iCs/>
          <w:noProof/>
        </w:rPr>
        <w:t>288</w:t>
      </w:r>
      <w:r w:rsidRPr="006B4DEF">
        <w:rPr>
          <w:rFonts w:cstheme="minorHAnsi"/>
          <w:noProof/>
        </w:rPr>
        <w:t>(5472), 1835–8. https://doi.org/10.1126/SCIENCE.288.5472.1835</w:t>
      </w:r>
    </w:p>
    <w:p w14:paraId="6D00E265"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MacDonald, A. W., Goghari, V. M., Hicks, B. M., Flory, J. D., Carter, C. S., &amp; Manuck, S. B. (2005). A convergent-divergent approach to context processing, general intellectual functioning, and the genetic liability to schizophrenia. </w:t>
      </w:r>
      <w:r w:rsidRPr="006B4DEF">
        <w:rPr>
          <w:rFonts w:cstheme="minorHAnsi"/>
          <w:i/>
          <w:iCs/>
          <w:noProof/>
        </w:rPr>
        <w:t>Neuropsychology</w:t>
      </w:r>
      <w:r w:rsidRPr="006B4DEF">
        <w:rPr>
          <w:rFonts w:cstheme="minorHAnsi"/>
          <w:noProof/>
        </w:rPr>
        <w:t xml:space="preserve">, </w:t>
      </w:r>
      <w:r w:rsidRPr="006B4DEF">
        <w:rPr>
          <w:rFonts w:cstheme="minorHAnsi"/>
          <w:i/>
          <w:iCs/>
          <w:noProof/>
        </w:rPr>
        <w:t>19</w:t>
      </w:r>
      <w:r w:rsidRPr="006B4DEF">
        <w:rPr>
          <w:rFonts w:cstheme="minorHAnsi"/>
          <w:noProof/>
        </w:rPr>
        <w:t>(6), 814–21. https://doi.org/10.1037/0894-4105.19.6.814</w:t>
      </w:r>
    </w:p>
    <w:p w14:paraId="55FA2BBC"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Mazziotta, J. C., Toga, A. W., Martínez-Montes, E., Valdés-Sosa, P. A., Miwakeichi, F., Goldman, R. I., &amp; Cohen, M. S. (2004). Concurrent EEG/fMRI analysis by multiway Partial Least Squares. </w:t>
      </w:r>
      <w:r w:rsidRPr="006B4DEF">
        <w:rPr>
          <w:rFonts w:cstheme="minorHAnsi"/>
          <w:i/>
          <w:iCs/>
          <w:noProof/>
        </w:rPr>
        <w:t>ISSN</w:t>
      </w:r>
      <w:r w:rsidRPr="006B4DEF">
        <w:rPr>
          <w:rFonts w:cstheme="minorHAnsi"/>
          <w:noProof/>
        </w:rPr>
        <w:t xml:space="preserve">, </w:t>
      </w:r>
      <w:r w:rsidRPr="006B4DEF">
        <w:rPr>
          <w:rFonts w:cstheme="minorHAnsi"/>
          <w:i/>
          <w:iCs/>
          <w:noProof/>
        </w:rPr>
        <w:t>22</w:t>
      </w:r>
      <w:r w:rsidRPr="006B4DEF">
        <w:rPr>
          <w:rFonts w:cstheme="minorHAnsi"/>
          <w:noProof/>
        </w:rPr>
        <w:t>(3), 1053–8119. Retrieved from https://s3.amazonaws.com/academia.edu.documents/30419969/p_valdes_multilinear_eeg-fmri.pdf?AWSAccessKeyId=AKIAIWOWYYGZ2Y53UL3A&amp;Expires=1513957309&amp;Signature=UWKjZNm5ZpgqkncUriolGlYQVuk%3D&amp;response-content-disposition=inline%3B filename%3DConcurrent_EEG_fMRI_analysis_by_multiway.pdf</w:t>
      </w:r>
    </w:p>
    <w:p w14:paraId="796CB804"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McGorry, P., Keshavan, M., Goldstone, S., Amminger, P., Allott, K., Berk, M., … Hickie, I. (2014). Biomarkers and clinical staging in psychiatry. </w:t>
      </w:r>
      <w:r w:rsidRPr="006B4DEF">
        <w:rPr>
          <w:rFonts w:cstheme="minorHAnsi"/>
          <w:i/>
          <w:iCs/>
          <w:noProof/>
        </w:rPr>
        <w:t>World Psychiatry</w:t>
      </w:r>
      <w:r w:rsidRPr="006B4DEF">
        <w:rPr>
          <w:rFonts w:cstheme="minorHAnsi"/>
          <w:noProof/>
        </w:rPr>
        <w:t xml:space="preserve">, </w:t>
      </w:r>
      <w:r w:rsidRPr="006B4DEF">
        <w:rPr>
          <w:rFonts w:cstheme="minorHAnsi"/>
          <w:i/>
          <w:iCs/>
          <w:noProof/>
        </w:rPr>
        <w:t>13</w:t>
      </w:r>
      <w:r w:rsidRPr="006B4DEF">
        <w:rPr>
          <w:rFonts w:cstheme="minorHAnsi"/>
          <w:noProof/>
        </w:rPr>
        <w:t>(3), 211–223. https://doi.org/10.1002/wps.20144</w:t>
      </w:r>
    </w:p>
    <w:p w14:paraId="5ADC60CC"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McIntosh, A. R., Bookstein, F. L., Haxby, J. V., &amp; Grady, C. L. (1996). Spatial pattern analysis of functional brain images using partial least squares. </w:t>
      </w:r>
      <w:r w:rsidRPr="006B4DEF">
        <w:rPr>
          <w:rFonts w:cstheme="minorHAnsi"/>
          <w:i/>
          <w:iCs/>
          <w:noProof/>
        </w:rPr>
        <w:t>NeuroImage</w:t>
      </w:r>
      <w:r w:rsidRPr="006B4DEF">
        <w:rPr>
          <w:rFonts w:cstheme="minorHAnsi"/>
          <w:noProof/>
        </w:rPr>
        <w:t xml:space="preserve">, </w:t>
      </w:r>
      <w:r w:rsidRPr="006B4DEF">
        <w:rPr>
          <w:rFonts w:cstheme="minorHAnsi"/>
          <w:i/>
          <w:iCs/>
          <w:noProof/>
        </w:rPr>
        <w:t>3</w:t>
      </w:r>
      <w:r w:rsidRPr="006B4DEF">
        <w:rPr>
          <w:rFonts w:cstheme="minorHAnsi"/>
          <w:noProof/>
        </w:rPr>
        <w:t>(3 I), 143–157. https://doi.org/10.1006/nimg.1996.0016</w:t>
      </w:r>
    </w:p>
    <w:p w14:paraId="537A48F3"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McIntosh, A. R., &amp; Mišić, B. (2013). Multivariate Statistical Analyses for Neuroimaging Data. </w:t>
      </w:r>
      <w:r w:rsidRPr="006B4DEF">
        <w:rPr>
          <w:rFonts w:cstheme="minorHAnsi"/>
          <w:i/>
          <w:iCs/>
          <w:noProof/>
        </w:rPr>
        <w:t>Annual Review of Psychology</w:t>
      </w:r>
      <w:r w:rsidRPr="006B4DEF">
        <w:rPr>
          <w:rFonts w:cstheme="minorHAnsi"/>
          <w:noProof/>
        </w:rPr>
        <w:t xml:space="preserve">, </w:t>
      </w:r>
      <w:r w:rsidRPr="006B4DEF">
        <w:rPr>
          <w:rFonts w:cstheme="minorHAnsi"/>
          <w:i/>
          <w:iCs/>
          <w:noProof/>
        </w:rPr>
        <w:t>64</w:t>
      </w:r>
      <w:r w:rsidRPr="006B4DEF">
        <w:rPr>
          <w:rFonts w:cstheme="minorHAnsi"/>
          <w:noProof/>
        </w:rPr>
        <w:t>(1), 499–525. https://doi.org/10.1146/annurev-psych-113011-143804</w:t>
      </w:r>
    </w:p>
    <w:p w14:paraId="154D8020"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Mento, G., Tarantino, V., Vallesi, A., &amp; Bisiacchi, P. S. (2015). Spatiotemporal Neurodynamics Underlying Internally and Externally Driven Temporal Prediction: A High Spatial Resolution ERP Study. </w:t>
      </w:r>
      <w:r w:rsidRPr="006B4DEF">
        <w:rPr>
          <w:rFonts w:cstheme="minorHAnsi"/>
          <w:i/>
          <w:iCs/>
          <w:noProof/>
        </w:rPr>
        <w:t>Journal of Cognitive Neuroscience</w:t>
      </w:r>
      <w:r w:rsidRPr="006B4DEF">
        <w:rPr>
          <w:rFonts w:cstheme="minorHAnsi"/>
          <w:noProof/>
        </w:rPr>
        <w:t xml:space="preserve">, </w:t>
      </w:r>
      <w:r w:rsidRPr="006B4DEF">
        <w:rPr>
          <w:rFonts w:cstheme="minorHAnsi"/>
          <w:i/>
          <w:iCs/>
          <w:noProof/>
        </w:rPr>
        <w:t>27</w:t>
      </w:r>
      <w:r w:rsidRPr="006B4DEF">
        <w:rPr>
          <w:rFonts w:cstheme="minorHAnsi"/>
          <w:noProof/>
        </w:rPr>
        <w:t>(3), 425–439. https://doi.org/10.1162/jocn</w:t>
      </w:r>
    </w:p>
    <w:p w14:paraId="59390A0A" w14:textId="77777777" w:rsidR="002F07EB" w:rsidRPr="006B4DEF" w:rsidRDefault="002F07EB" w:rsidP="002F07EB">
      <w:pPr>
        <w:widowControl w:val="0"/>
        <w:autoSpaceDE w:val="0"/>
        <w:autoSpaceDN w:val="0"/>
        <w:adjustRightInd w:val="0"/>
        <w:spacing w:line="240" w:lineRule="auto"/>
        <w:ind w:left="480" w:hanging="480"/>
        <w:rPr>
          <w:rFonts w:cstheme="minorHAnsi"/>
          <w:noProof/>
          <w:lang w:val="de-DE"/>
        </w:rPr>
      </w:pPr>
      <w:r w:rsidRPr="006B4DEF">
        <w:rPr>
          <w:rFonts w:cstheme="minorHAnsi"/>
          <w:noProof/>
        </w:rPr>
        <w:t xml:space="preserve">Mullinger, K. J., Havenhand, J., &amp; Bowtell, R. (2013). Identifying the sources of the pulse artefact in EEG recordings made inside an MR scanner. </w:t>
      </w:r>
      <w:r w:rsidRPr="006B4DEF">
        <w:rPr>
          <w:rFonts w:cstheme="minorHAnsi"/>
          <w:i/>
          <w:iCs/>
          <w:noProof/>
          <w:lang w:val="de-DE"/>
        </w:rPr>
        <w:t>NeuroImage</w:t>
      </w:r>
      <w:r w:rsidRPr="006B4DEF">
        <w:rPr>
          <w:rFonts w:cstheme="minorHAnsi"/>
          <w:noProof/>
          <w:lang w:val="de-DE"/>
        </w:rPr>
        <w:t xml:space="preserve">, </w:t>
      </w:r>
      <w:r w:rsidRPr="006B4DEF">
        <w:rPr>
          <w:rFonts w:cstheme="minorHAnsi"/>
          <w:i/>
          <w:iCs/>
          <w:noProof/>
          <w:lang w:val="de-DE"/>
        </w:rPr>
        <w:t>71</w:t>
      </w:r>
      <w:r w:rsidRPr="006B4DEF">
        <w:rPr>
          <w:rFonts w:cstheme="minorHAnsi"/>
          <w:noProof/>
          <w:lang w:val="de-DE"/>
        </w:rPr>
        <w:t>, 75–83. https://doi.org/10.1016/J.NEUROIMAGE.2012.12.070</w:t>
      </w:r>
    </w:p>
    <w:p w14:paraId="7C43073B"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Murias, M., Swanson, J. M., &amp; Srinivasan, R. (2007). </w:t>
      </w:r>
      <w:r w:rsidRPr="006B4DEF">
        <w:rPr>
          <w:rFonts w:cstheme="minorHAnsi"/>
          <w:noProof/>
        </w:rPr>
        <w:t xml:space="preserve">Functional connectivity of frontal cortex in healthy and adhd children reflected in EEG coherence. </w:t>
      </w:r>
      <w:r w:rsidRPr="006B4DEF">
        <w:rPr>
          <w:rFonts w:cstheme="minorHAnsi"/>
          <w:i/>
          <w:iCs/>
          <w:noProof/>
        </w:rPr>
        <w:t>Cerebral Cortex</w:t>
      </w:r>
      <w:r w:rsidRPr="006B4DEF">
        <w:rPr>
          <w:rFonts w:cstheme="minorHAnsi"/>
          <w:noProof/>
        </w:rPr>
        <w:t xml:space="preserve">, </w:t>
      </w:r>
      <w:r w:rsidRPr="006B4DEF">
        <w:rPr>
          <w:rFonts w:cstheme="minorHAnsi"/>
          <w:i/>
          <w:iCs/>
          <w:noProof/>
        </w:rPr>
        <w:t>17</w:t>
      </w:r>
      <w:r w:rsidRPr="006B4DEF">
        <w:rPr>
          <w:rFonts w:cstheme="minorHAnsi"/>
          <w:noProof/>
        </w:rPr>
        <w:t>(8), 1788–1799. https://doi.org/10.1093/cercor/bhl089</w:t>
      </w:r>
    </w:p>
    <w:p w14:paraId="32796E53"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Murta, T., Hu, L., Tierney, T., Chaudhary, U., &amp; Walker, M. (2016). A study of the electro-haemodynamic coupling using simultaneously acquired intracranial EEG and fMRI data in humans. Retrieved from https://pdfs.semanticscholar.org/45ab/8c992780e60a981a49bb7ab2f44ec569f420.pdf</w:t>
      </w:r>
    </w:p>
    <w:p w14:paraId="778A44C9" w14:textId="77777777" w:rsidR="002F07EB" w:rsidRPr="006B4DEF" w:rsidRDefault="002F07EB" w:rsidP="002F07EB">
      <w:pPr>
        <w:widowControl w:val="0"/>
        <w:autoSpaceDE w:val="0"/>
        <w:autoSpaceDN w:val="0"/>
        <w:adjustRightInd w:val="0"/>
        <w:spacing w:line="240" w:lineRule="auto"/>
        <w:ind w:left="480" w:hanging="480"/>
        <w:rPr>
          <w:rFonts w:cstheme="minorHAnsi"/>
          <w:noProof/>
          <w:lang w:val="de-DE"/>
        </w:rPr>
      </w:pPr>
      <w:r w:rsidRPr="006B4DEF">
        <w:rPr>
          <w:rFonts w:cstheme="minorHAnsi"/>
          <w:noProof/>
        </w:rPr>
        <w:t xml:space="preserve">Nouretdinov, I., Costafreda, S. G., Gammerman, A., Chervonenkis, A., Vovk, V., Vapnik, V., &amp; Fu, C. H. Y. (2010). Machine learning classification with confidence: Application of transductive conformal predictors to MRI-based diagnostic and prognostic markers in depression. </w:t>
      </w:r>
      <w:r w:rsidRPr="006B4DEF">
        <w:rPr>
          <w:rFonts w:cstheme="minorHAnsi"/>
          <w:i/>
          <w:iCs/>
          <w:noProof/>
          <w:lang w:val="de-DE"/>
        </w:rPr>
        <w:t>NeuroImage</w:t>
      </w:r>
      <w:r w:rsidRPr="006B4DEF">
        <w:rPr>
          <w:rFonts w:cstheme="minorHAnsi"/>
          <w:noProof/>
          <w:lang w:val="de-DE"/>
        </w:rPr>
        <w:t>. https://doi.org/10.1016/j.neuroimage.2010.05.023</w:t>
      </w:r>
    </w:p>
    <w:p w14:paraId="0E7DBCAC"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lastRenderedPageBreak/>
        <w:t xml:space="preserve">Nunez, P. L., &amp; Silberstein, R. B. (2000). </w:t>
      </w:r>
      <w:r w:rsidRPr="006B4DEF">
        <w:rPr>
          <w:rFonts w:cstheme="minorHAnsi"/>
          <w:noProof/>
        </w:rPr>
        <w:t xml:space="preserve">On the Relationship of Synaptic Activity to Macroscopic Measurements: Does Co-Registration of EEG with fMRI Make Sense? </w:t>
      </w:r>
      <w:r w:rsidRPr="006B4DEF">
        <w:rPr>
          <w:rFonts w:cstheme="minorHAnsi"/>
          <w:i/>
          <w:iCs/>
          <w:noProof/>
        </w:rPr>
        <w:t>Brain Topography</w:t>
      </w:r>
      <w:r w:rsidRPr="006B4DEF">
        <w:rPr>
          <w:rFonts w:cstheme="minorHAnsi"/>
          <w:noProof/>
        </w:rPr>
        <w:t xml:space="preserve">, </w:t>
      </w:r>
      <w:r w:rsidRPr="006B4DEF">
        <w:rPr>
          <w:rFonts w:cstheme="minorHAnsi"/>
          <w:i/>
          <w:iCs/>
          <w:noProof/>
        </w:rPr>
        <w:t>13</w:t>
      </w:r>
      <w:r w:rsidRPr="006B4DEF">
        <w:rPr>
          <w:rFonts w:cstheme="minorHAnsi"/>
          <w:noProof/>
        </w:rPr>
        <w:t>(2), 79–96. https://doi.org/10.1023/A:1026683200895</w:t>
      </w:r>
    </w:p>
    <w:p w14:paraId="08BBCA76"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Nunez, P. L., &amp; Srinivasan, R. (2006). </w:t>
      </w:r>
      <w:r w:rsidRPr="006B4DEF">
        <w:rPr>
          <w:rFonts w:cstheme="minorHAnsi"/>
          <w:i/>
          <w:iCs/>
          <w:noProof/>
        </w:rPr>
        <w:t>Electric Fields of the Brain: The Neurophysics of EEG, 2nd Edition: 9780195050387: Medicine &amp; Health Science Books</w:t>
      </w:r>
      <w:r w:rsidRPr="006B4DEF">
        <w:rPr>
          <w:rFonts w:cstheme="minorHAnsi"/>
          <w:noProof/>
        </w:rPr>
        <w:t>. Retrieved from https://books.google.de/books?hl=de&amp;lr=&amp;id=fUv54as56_8C&amp;oi=fnd&amp;pg=PR11&amp;dq=9.+Nunez+PL,+Srinivasan+R.+Electric+fields+of+the+brain:+the+neurophysics+of+EEG:+Oxford+University+Press,+USA%3B+2006.&amp;ots=nYPj3VhMIS&amp;sig=TAYLtt12NbS7ovqT4RHb1zY_S60</w:t>
      </w:r>
    </w:p>
    <w:p w14:paraId="2752B848"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Nunez, P. L., Srinivasan, R., Westdorp, A. F., Wijesinghe, R. S., Tucker, D. M., Silberstein, R. B., &amp; Cadusch, P. J. (1997). </w:t>
      </w:r>
      <w:r w:rsidRPr="006B4DEF">
        <w:rPr>
          <w:rFonts w:cstheme="minorHAnsi"/>
          <w:noProof/>
        </w:rPr>
        <w:t xml:space="preserve">EEG coherency I: Statistics, reference electrode, volume conduction, Laplacians, cortical imaging, and interpretation at multiple scales. </w:t>
      </w:r>
      <w:r w:rsidRPr="006B4DEF">
        <w:rPr>
          <w:rFonts w:cstheme="minorHAnsi"/>
          <w:i/>
          <w:iCs/>
          <w:noProof/>
        </w:rPr>
        <w:t>Electroencephalography and Clinical Neurophysiology</w:t>
      </w:r>
      <w:r w:rsidRPr="006B4DEF">
        <w:rPr>
          <w:rFonts w:cstheme="minorHAnsi"/>
          <w:noProof/>
        </w:rPr>
        <w:t>. https://doi.org/10.1016/S0013-4694(97)00066-7</w:t>
      </w:r>
    </w:p>
    <w:p w14:paraId="2B746A77"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Nunez, P., &amp; Silberstein, R. (2000). On the relationship of synaptic activity to macroscopic measurements: does co-registration of EEG with fMRI make sense? </w:t>
      </w:r>
      <w:r w:rsidRPr="006B4DEF">
        <w:rPr>
          <w:rFonts w:cstheme="minorHAnsi"/>
          <w:i/>
          <w:iCs/>
          <w:noProof/>
        </w:rPr>
        <w:t>Brain Topography</w:t>
      </w:r>
      <w:r w:rsidRPr="006B4DEF">
        <w:rPr>
          <w:rFonts w:cstheme="minorHAnsi"/>
          <w:noProof/>
        </w:rPr>
        <w:t>. Retrieved from http://link.springer.com/article/10.1023/A:1026683200895</w:t>
      </w:r>
    </w:p>
    <w:p w14:paraId="2C251593"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Ollikainen, J. O., Vauhkonen, M., Karjalainen, P. A., &amp; Kaipio, J. P. (1999). </w:t>
      </w:r>
      <w:r w:rsidRPr="006B4DEF">
        <w:rPr>
          <w:rFonts w:cstheme="minorHAnsi"/>
          <w:noProof/>
        </w:rPr>
        <w:t xml:space="preserve">Effects of local skull inhomogeneities on EEG source estimation. </w:t>
      </w:r>
      <w:r w:rsidRPr="006B4DEF">
        <w:rPr>
          <w:rFonts w:cstheme="minorHAnsi"/>
          <w:i/>
          <w:iCs/>
          <w:noProof/>
        </w:rPr>
        <w:t>Medical Engineering &amp; Physics</w:t>
      </w:r>
      <w:r w:rsidRPr="006B4DEF">
        <w:rPr>
          <w:rFonts w:cstheme="minorHAnsi"/>
          <w:noProof/>
        </w:rPr>
        <w:t xml:space="preserve">, </w:t>
      </w:r>
      <w:r w:rsidRPr="006B4DEF">
        <w:rPr>
          <w:rFonts w:cstheme="minorHAnsi"/>
          <w:i/>
          <w:iCs/>
          <w:noProof/>
        </w:rPr>
        <w:t>21</w:t>
      </w:r>
      <w:r w:rsidRPr="006B4DEF">
        <w:rPr>
          <w:rFonts w:cstheme="minorHAnsi"/>
          <w:noProof/>
        </w:rPr>
        <w:t>(3), 143–54. https://doi.org/10.1016/S1350-4533(99)00038-7</w:t>
      </w:r>
    </w:p>
    <w:p w14:paraId="25B960AD"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Pereira, F., Mitchell, T., &amp; Botvinick, M. (2009). Machine learning classifiers and fMRI: a tutorial overview. </w:t>
      </w:r>
      <w:r w:rsidRPr="006B4DEF">
        <w:rPr>
          <w:rFonts w:cstheme="minorHAnsi"/>
          <w:i/>
          <w:iCs/>
          <w:noProof/>
        </w:rPr>
        <w:t>NeuroImage</w:t>
      </w:r>
      <w:r w:rsidRPr="006B4DEF">
        <w:rPr>
          <w:rFonts w:cstheme="minorHAnsi"/>
          <w:noProof/>
        </w:rPr>
        <w:t xml:space="preserve">, </w:t>
      </w:r>
      <w:r w:rsidRPr="006B4DEF">
        <w:rPr>
          <w:rFonts w:cstheme="minorHAnsi"/>
          <w:i/>
          <w:iCs/>
          <w:noProof/>
        </w:rPr>
        <w:t>45</w:t>
      </w:r>
      <w:r w:rsidRPr="006B4DEF">
        <w:rPr>
          <w:rFonts w:cstheme="minorHAnsi"/>
          <w:noProof/>
        </w:rPr>
        <w:t>(1 Suppl), S199-209. https://doi.org/10.1016/j.neuroimage.2008.11.007</w:t>
      </w:r>
    </w:p>
    <w:p w14:paraId="53BE9022"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Phillips, C., Rugg, M. D., &amp; Friston, K. J. (2002). Anatomically Informed Basis Functions for EEG Source Localization: Combining Functional and Anatomical Constraints. </w:t>
      </w:r>
      <w:r w:rsidRPr="006B4DEF">
        <w:rPr>
          <w:rFonts w:cstheme="minorHAnsi"/>
          <w:i/>
          <w:iCs/>
          <w:noProof/>
        </w:rPr>
        <w:t>NeuroImage</w:t>
      </w:r>
      <w:r w:rsidRPr="006B4DEF">
        <w:rPr>
          <w:rFonts w:cstheme="minorHAnsi"/>
          <w:noProof/>
        </w:rPr>
        <w:t xml:space="preserve">, </w:t>
      </w:r>
      <w:r w:rsidRPr="006B4DEF">
        <w:rPr>
          <w:rFonts w:cstheme="minorHAnsi"/>
          <w:i/>
          <w:iCs/>
          <w:noProof/>
        </w:rPr>
        <w:t>16</w:t>
      </w:r>
      <w:r w:rsidRPr="006B4DEF">
        <w:rPr>
          <w:rFonts w:cstheme="minorHAnsi"/>
          <w:noProof/>
        </w:rPr>
        <w:t>(3), 678–695. Retrieved from http://orbi.ulg.ac.be//bitstream/2268/84739/1/Phillipps_C_2002_Neuroimage_16_3_678.pdf</w:t>
      </w:r>
    </w:p>
    <w:p w14:paraId="50AC4689"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Phillips, C., Rugg, M. D., &amp; Friston, K. J. (2002). Systematic Regularization of Linear Inverse Solutions of the EEG Source Localization Problem. </w:t>
      </w:r>
      <w:r w:rsidRPr="006B4DEF">
        <w:rPr>
          <w:rFonts w:cstheme="minorHAnsi"/>
          <w:i/>
          <w:iCs/>
          <w:noProof/>
        </w:rPr>
        <w:t>NeuroImage</w:t>
      </w:r>
      <w:r w:rsidRPr="006B4DEF">
        <w:rPr>
          <w:rFonts w:cstheme="minorHAnsi"/>
          <w:noProof/>
        </w:rPr>
        <w:t xml:space="preserve">, </w:t>
      </w:r>
      <w:r w:rsidRPr="006B4DEF">
        <w:rPr>
          <w:rFonts w:cstheme="minorHAnsi"/>
          <w:i/>
          <w:iCs/>
          <w:noProof/>
        </w:rPr>
        <w:t>17</w:t>
      </w:r>
      <w:r w:rsidRPr="006B4DEF">
        <w:rPr>
          <w:rFonts w:cstheme="minorHAnsi"/>
          <w:noProof/>
        </w:rPr>
        <w:t>(1), 287–301. Retrieved from http://orbi.ulg.ac.be/bitstream/2268/1356/1/Phillips_C_2002_Neuroimage_17_1_287.pdf</w:t>
      </w:r>
    </w:p>
    <w:p w14:paraId="7C1ADBF8"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Polich, J. (2007). Updating P300: an integrative theory of P3a and P3b. </w:t>
      </w:r>
      <w:r w:rsidRPr="006B4DEF">
        <w:rPr>
          <w:rFonts w:cstheme="minorHAnsi"/>
          <w:i/>
          <w:iCs/>
          <w:noProof/>
        </w:rPr>
        <w:t>Clinical Neurophysiology</w:t>
      </w:r>
      <w:r w:rsidRPr="006B4DEF">
        <w:rPr>
          <w:rFonts w:cstheme="minorHAnsi"/>
          <w:noProof/>
        </w:rPr>
        <w:t>. Retrieved from http://www.sciencedirect.com/science/article/pii/S1388245707001897</w:t>
      </w:r>
    </w:p>
    <w:p w14:paraId="2D75B002"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Polich, J., &amp; Criado, J. (2006). Neuropsychology and neuropharmacology of P3a and P3b. </w:t>
      </w:r>
      <w:r w:rsidRPr="006B4DEF">
        <w:rPr>
          <w:rFonts w:cstheme="minorHAnsi"/>
          <w:i/>
          <w:iCs/>
          <w:noProof/>
        </w:rPr>
        <w:t>International Journal of Psychophysiology</w:t>
      </w:r>
      <w:r w:rsidRPr="006B4DEF">
        <w:rPr>
          <w:rFonts w:cstheme="minorHAnsi"/>
          <w:noProof/>
        </w:rPr>
        <w:t>. Retrieved from http://www.sciencedirect.com/science/article/pii/S0167876006000213</w:t>
      </w:r>
    </w:p>
    <w:p w14:paraId="16EDFA65" w14:textId="77777777" w:rsidR="002F07EB" w:rsidRPr="006B4DEF" w:rsidRDefault="002F07EB" w:rsidP="002F07EB">
      <w:pPr>
        <w:widowControl w:val="0"/>
        <w:autoSpaceDE w:val="0"/>
        <w:autoSpaceDN w:val="0"/>
        <w:adjustRightInd w:val="0"/>
        <w:spacing w:line="240" w:lineRule="auto"/>
        <w:ind w:left="480" w:hanging="480"/>
        <w:rPr>
          <w:rFonts w:cstheme="minorHAnsi"/>
          <w:noProof/>
          <w:lang w:val="de-DE"/>
        </w:rPr>
      </w:pPr>
      <w:r w:rsidRPr="006B4DEF">
        <w:rPr>
          <w:rFonts w:cstheme="minorHAnsi"/>
          <w:noProof/>
          <w:lang w:val="de-DE"/>
        </w:rPr>
        <w:t xml:space="preserve">Poppe, A. B., Barch, D. M., Carter, C. S., Gold, J. M., Ragland, J. D., Silverstein, S. M., &amp; MacDonald, A. W. (2016). </w:t>
      </w:r>
      <w:r w:rsidRPr="006B4DEF">
        <w:rPr>
          <w:rFonts w:cstheme="minorHAnsi"/>
          <w:noProof/>
        </w:rPr>
        <w:t xml:space="preserve">Reduced Frontoparietal Activity in Schizophrenia Is Linked to a Specific Deficit in Goal Maintenance: A Multisite Functional Imaging Study. </w:t>
      </w:r>
      <w:r w:rsidRPr="006B4DEF">
        <w:rPr>
          <w:rFonts w:cstheme="minorHAnsi"/>
          <w:i/>
          <w:iCs/>
          <w:noProof/>
          <w:lang w:val="de-DE"/>
        </w:rPr>
        <w:t>Schizophrenia Bulletin</w:t>
      </w:r>
      <w:r w:rsidRPr="006B4DEF">
        <w:rPr>
          <w:rFonts w:cstheme="minorHAnsi"/>
          <w:noProof/>
          <w:lang w:val="de-DE"/>
        </w:rPr>
        <w:t xml:space="preserve">, </w:t>
      </w:r>
      <w:r w:rsidRPr="006B4DEF">
        <w:rPr>
          <w:rFonts w:cstheme="minorHAnsi"/>
          <w:i/>
          <w:iCs/>
          <w:noProof/>
          <w:lang w:val="de-DE"/>
        </w:rPr>
        <w:t>42</w:t>
      </w:r>
      <w:r w:rsidRPr="006B4DEF">
        <w:rPr>
          <w:rFonts w:cstheme="minorHAnsi"/>
          <w:noProof/>
          <w:lang w:val="de-DE"/>
        </w:rPr>
        <w:t>(5), 1149–1157. https://doi.org/10.1093/schbul/sbw036</w:t>
      </w:r>
    </w:p>
    <w:p w14:paraId="42ABBAF9"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Robinson, D. G., Woerner, M. G., Alvir, J. M. J., Geisler, S., Koreen, A., Sheitman, B., … </w:t>
      </w:r>
      <w:r w:rsidRPr="006B4DEF">
        <w:rPr>
          <w:rFonts w:cstheme="minorHAnsi"/>
          <w:noProof/>
        </w:rPr>
        <w:t xml:space="preserve">Lieberman, A. (1999). Predictors of Treatment Response From a First Episode of Schizophrenia or Schizoaffective Disorder. </w:t>
      </w:r>
      <w:r w:rsidRPr="006B4DEF">
        <w:rPr>
          <w:rFonts w:cstheme="minorHAnsi"/>
          <w:i/>
          <w:iCs/>
          <w:noProof/>
        </w:rPr>
        <w:t>Am J Psychiatry</w:t>
      </w:r>
      <w:r w:rsidRPr="006B4DEF">
        <w:rPr>
          <w:rFonts w:cstheme="minorHAnsi"/>
          <w:noProof/>
        </w:rPr>
        <w:t xml:space="preserve">, </w:t>
      </w:r>
      <w:r w:rsidRPr="006B4DEF">
        <w:rPr>
          <w:rFonts w:cstheme="minorHAnsi"/>
          <w:i/>
          <w:iCs/>
          <w:noProof/>
        </w:rPr>
        <w:t>1564</w:t>
      </w:r>
      <w:r w:rsidRPr="006B4DEF">
        <w:rPr>
          <w:rFonts w:cstheme="minorHAnsi"/>
          <w:noProof/>
        </w:rPr>
        <w:t>. Retrieved from https://ajp.psychiatryonline.org/doi/pdf/10.1176/ajp.156.4.544</w:t>
      </w:r>
    </w:p>
    <w:p w14:paraId="5130CAD5"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Rosa, M., Daunizeau, J., &amp; Friston, K. (2010). EEG-fMRI integration: a critical review of biophysical modeling and data analysis approaches. </w:t>
      </w:r>
      <w:r w:rsidRPr="006B4DEF">
        <w:rPr>
          <w:rFonts w:cstheme="minorHAnsi"/>
          <w:i/>
          <w:iCs/>
          <w:noProof/>
        </w:rPr>
        <w:t>Journal of Integrative</w:t>
      </w:r>
      <w:r w:rsidRPr="006B4DEF">
        <w:rPr>
          <w:rFonts w:cstheme="minorHAnsi"/>
          <w:noProof/>
        </w:rPr>
        <w:t>. Retrieved from http://www.worldscientific.com/doi/abs/10.1142/S0219635210002512</w:t>
      </w:r>
    </w:p>
    <w:p w14:paraId="57E22831"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Rosen, B. R., Buckner, R. L., &amp; Dale, A. M. (1998). </w:t>
      </w:r>
      <w:r w:rsidRPr="006B4DEF">
        <w:rPr>
          <w:rFonts w:cstheme="minorHAnsi"/>
          <w:noProof/>
        </w:rPr>
        <w:t xml:space="preserve">Event-related functional MRI: past, present, and </w:t>
      </w:r>
      <w:r w:rsidRPr="006B4DEF">
        <w:rPr>
          <w:rFonts w:cstheme="minorHAnsi"/>
          <w:noProof/>
        </w:rPr>
        <w:lastRenderedPageBreak/>
        <w:t xml:space="preserve">future. </w:t>
      </w:r>
      <w:r w:rsidRPr="006B4DEF">
        <w:rPr>
          <w:rFonts w:cstheme="minorHAnsi"/>
          <w:i/>
          <w:iCs/>
          <w:noProof/>
        </w:rPr>
        <w:t>Proceedings of the National Academy of Sciences of the United States of America</w:t>
      </w:r>
      <w:r w:rsidRPr="006B4DEF">
        <w:rPr>
          <w:rFonts w:cstheme="minorHAnsi"/>
          <w:noProof/>
        </w:rPr>
        <w:t xml:space="preserve">, </w:t>
      </w:r>
      <w:r w:rsidRPr="006B4DEF">
        <w:rPr>
          <w:rFonts w:cstheme="minorHAnsi"/>
          <w:i/>
          <w:iCs/>
          <w:noProof/>
        </w:rPr>
        <w:t>95</w:t>
      </w:r>
      <w:r w:rsidRPr="006B4DEF">
        <w:rPr>
          <w:rFonts w:cstheme="minorHAnsi"/>
          <w:noProof/>
        </w:rPr>
        <w:t>(3), 773–80. https://doi.org/10.1073/PNAS.95.3.773</w:t>
      </w:r>
    </w:p>
    <w:p w14:paraId="1A2CBF56"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Rothlübbers, S., Relvas, V., Leal, A., Murta, T., Lemieux, L., &amp; Figueiredo, P. (2015). Characterisation and Reduction of the EEG Artefact Caused by the Helium Cooling Pump in the MR Environment: Validation in Epilepsy Patient Data. </w:t>
      </w:r>
      <w:r w:rsidRPr="006B4DEF">
        <w:rPr>
          <w:rFonts w:cstheme="minorHAnsi"/>
          <w:i/>
          <w:iCs/>
          <w:noProof/>
        </w:rPr>
        <w:t>Brain Topography</w:t>
      </w:r>
      <w:r w:rsidRPr="006B4DEF">
        <w:rPr>
          <w:rFonts w:cstheme="minorHAnsi"/>
          <w:noProof/>
        </w:rPr>
        <w:t xml:space="preserve">, </w:t>
      </w:r>
      <w:r w:rsidRPr="006B4DEF">
        <w:rPr>
          <w:rFonts w:cstheme="minorHAnsi"/>
          <w:i/>
          <w:iCs/>
          <w:noProof/>
        </w:rPr>
        <w:t>28</w:t>
      </w:r>
      <w:r w:rsidRPr="006B4DEF">
        <w:rPr>
          <w:rFonts w:cstheme="minorHAnsi"/>
          <w:noProof/>
        </w:rPr>
        <w:t>(2), 208–220. https://doi.org/10.1007/s10548-014-0408-0</w:t>
      </w:r>
    </w:p>
    <w:p w14:paraId="41B5106C"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Sanei, S., Chambers, J. A., Sanei, S., &amp; Chambers, J. A. (2013). EEG Source Localization. In </w:t>
      </w:r>
      <w:r w:rsidRPr="006B4DEF">
        <w:rPr>
          <w:rFonts w:cstheme="minorHAnsi"/>
          <w:i/>
          <w:iCs/>
          <w:noProof/>
        </w:rPr>
        <w:t>EEG Signal Processing</w:t>
      </w:r>
      <w:r w:rsidRPr="006B4DEF">
        <w:rPr>
          <w:rFonts w:cstheme="minorHAnsi"/>
          <w:noProof/>
        </w:rPr>
        <w:t xml:space="preserve"> (pp. 197–218). West Sussex, England: John Wiley &amp; Sons Ltd,. https://doi.org/10.1002/9780470511923.ch5</w:t>
      </w:r>
    </w:p>
    <w:p w14:paraId="5A43D254"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Scheibe, C., Ullsperger, M., Sommer, W., &amp; Heekeren, H. R. (2010). </w:t>
      </w:r>
      <w:r w:rsidRPr="006B4DEF">
        <w:rPr>
          <w:rFonts w:cstheme="minorHAnsi"/>
          <w:noProof/>
        </w:rPr>
        <w:t xml:space="preserve">Effects of Parametrical and Trial-to-Trial Variation in Prior Probability Processing Revealed by Simultaneous Electroencephalogram/Functional Magnetic Resonance Imaging. </w:t>
      </w:r>
      <w:r w:rsidRPr="006B4DEF">
        <w:rPr>
          <w:rFonts w:cstheme="minorHAnsi"/>
          <w:i/>
          <w:iCs/>
          <w:noProof/>
        </w:rPr>
        <w:t>Journal of Neuroscience</w:t>
      </w:r>
      <w:r w:rsidRPr="006B4DEF">
        <w:rPr>
          <w:rFonts w:cstheme="minorHAnsi"/>
          <w:noProof/>
        </w:rPr>
        <w:t xml:space="preserve">, </w:t>
      </w:r>
      <w:r w:rsidRPr="006B4DEF">
        <w:rPr>
          <w:rFonts w:cstheme="minorHAnsi"/>
          <w:i/>
          <w:iCs/>
          <w:noProof/>
        </w:rPr>
        <w:t>30</w:t>
      </w:r>
      <w:r w:rsidRPr="006B4DEF">
        <w:rPr>
          <w:rFonts w:cstheme="minorHAnsi"/>
          <w:noProof/>
        </w:rPr>
        <w:t>(49), 16709–16717. https://doi.org/10.1523/JNEUROSCI.3949-09.2010</w:t>
      </w:r>
    </w:p>
    <w:p w14:paraId="76E8CB36"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Schoffelen, J. M., &amp; Gross, J. (2009). Source connectivity analysis with MEG and EEG. </w:t>
      </w:r>
      <w:r w:rsidRPr="006B4DEF">
        <w:rPr>
          <w:rFonts w:cstheme="minorHAnsi"/>
          <w:i/>
          <w:iCs/>
          <w:noProof/>
        </w:rPr>
        <w:t>Human Brain Mapping</w:t>
      </w:r>
      <w:r w:rsidRPr="006B4DEF">
        <w:rPr>
          <w:rFonts w:cstheme="minorHAnsi"/>
          <w:noProof/>
        </w:rPr>
        <w:t>. https://doi.org/10.1002/hbm.20745</w:t>
      </w:r>
    </w:p>
    <w:p w14:paraId="5BC8C9A1"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Schridde, U., Khubchandani, M., Motelow, J. E., Sanganahalli, B. G., Hyder, F., &amp; Blumenfeld, H. (2008). Negative BOLD with large increases in neuronal activity. </w:t>
      </w:r>
      <w:r w:rsidRPr="006B4DEF">
        <w:rPr>
          <w:rFonts w:cstheme="minorHAnsi"/>
          <w:i/>
          <w:iCs/>
          <w:noProof/>
        </w:rPr>
        <w:t>Cerebral Cortex</w:t>
      </w:r>
      <w:r w:rsidRPr="006B4DEF">
        <w:rPr>
          <w:rFonts w:cstheme="minorHAnsi"/>
          <w:noProof/>
        </w:rPr>
        <w:t xml:space="preserve">, </w:t>
      </w:r>
      <w:r w:rsidRPr="006B4DEF">
        <w:rPr>
          <w:rFonts w:cstheme="minorHAnsi"/>
          <w:i/>
          <w:iCs/>
          <w:noProof/>
        </w:rPr>
        <w:t>18</w:t>
      </w:r>
      <w:r w:rsidRPr="006B4DEF">
        <w:rPr>
          <w:rFonts w:cstheme="minorHAnsi"/>
          <w:noProof/>
        </w:rPr>
        <w:t>(8), 1814–1827. https://doi.org/10.1093/cercor/bhm208</w:t>
      </w:r>
    </w:p>
    <w:p w14:paraId="40EC1ECC"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Sprooten, E., Rasgon, A., Goodman, M., Carlin, A., Leibu, E., Lee, W. H., &amp; Frangou, S. (2017). Addressing reverse inference in psychiatric neuroimaging: Meta-analyses of task-related brain activation in common mental disorders. </w:t>
      </w:r>
      <w:r w:rsidRPr="006B4DEF">
        <w:rPr>
          <w:rFonts w:cstheme="minorHAnsi"/>
          <w:i/>
          <w:iCs/>
          <w:noProof/>
        </w:rPr>
        <w:t>Human Brain Mapping</w:t>
      </w:r>
      <w:r w:rsidRPr="006B4DEF">
        <w:rPr>
          <w:rFonts w:cstheme="minorHAnsi"/>
          <w:noProof/>
        </w:rPr>
        <w:t xml:space="preserve">, </w:t>
      </w:r>
      <w:r w:rsidRPr="006B4DEF">
        <w:rPr>
          <w:rFonts w:cstheme="minorHAnsi"/>
          <w:i/>
          <w:iCs/>
          <w:noProof/>
        </w:rPr>
        <w:t>38</w:t>
      </w:r>
      <w:r w:rsidRPr="006B4DEF">
        <w:rPr>
          <w:rFonts w:cstheme="minorHAnsi"/>
          <w:noProof/>
        </w:rPr>
        <w:t>(4), 1846–1864. https://doi.org/10.1002/hbm.23486</w:t>
      </w:r>
    </w:p>
    <w:p w14:paraId="3D6654DF"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Srinivasan, R., Winter, W. R., Ding, J., &amp; Nunez, P. L. (2007). EEG and MEG coherence: measures of functional connectivity at distinct spatial scales of neocortical dynamics. </w:t>
      </w:r>
      <w:r w:rsidRPr="006B4DEF">
        <w:rPr>
          <w:rFonts w:cstheme="minorHAnsi"/>
          <w:i/>
          <w:iCs/>
          <w:noProof/>
        </w:rPr>
        <w:t>Journal of Neuroscience Methods</w:t>
      </w:r>
      <w:r w:rsidRPr="006B4DEF">
        <w:rPr>
          <w:rFonts w:cstheme="minorHAnsi"/>
          <w:noProof/>
        </w:rPr>
        <w:t xml:space="preserve">, </w:t>
      </w:r>
      <w:r w:rsidRPr="006B4DEF">
        <w:rPr>
          <w:rFonts w:cstheme="minorHAnsi"/>
          <w:i/>
          <w:iCs/>
          <w:noProof/>
        </w:rPr>
        <w:t>166</w:t>
      </w:r>
      <w:r w:rsidRPr="006B4DEF">
        <w:rPr>
          <w:rFonts w:cstheme="minorHAnsi"/>
          <w:noProof/>
        </w:rPr>
        <w:t>(1), 41. https://doi.org/10.1016/J.JNEUMETH.2007.06.026</w:t>
      </w:r>
    </w:p>
    <w:p w14:paraId="19D2C3E8"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Sui, J., Adali, T., Yu, Q., Chen, J., &amp; Calhoun, V. D. (2012). A review of multivariate methods for multimodal fusion of brain imaging data. </w:t>
      </w:r>
      <w:r w:rsidRPr="006B4DEF">
        <w:rPr>
          <w:rFonts w:cstheme="minorHAnsi"/>
          <w:i/>
          <w:iCs/>
          <w:noProof/>
        </w:rPr>
        <w:t>Journal of Neuroscience Methods</w:t>
      </w:r>
      <w:r w:rsidRPr="006B4DEF">
        <w:rPr>
          <w:rFonts w:cstheme="minorHAnsi"/>
          <w:noProof/>
        </w:rPr>
        <w:t xml:space="preserve">, </w:t>
      </w:r>
      <w:r w:rsidRPr="006B4DEF">
        <w:rPr>
          <w:rFonts w:cstheme="minorHAnsi"/>
          <w:i/>
          <w:iCs/>
          <w:noProof/>
        </w:rPr>
        <w:t>204</w:t>
      </w:r>
      <w:r w:rsidRPr="006B4DEF">
        <w:rPr>
          <w:rFonts w:cstheme="minorHAnsi"/>
          <w:noProof/>
        </w:rPr>
        <w:t>(1), 68–81. https://doi.org/10.1016/j.jneumeth.2011.10.031</w:t>
      </w:r>
    </w:p>
    <w:p w14:paraId="45B26D67"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Tang, Y.-Y., Posner, M. I., Rothbart, M. K., &amp; Volkow, N. D. (2015). Circuitry of self-control and its role in reducing addiction. </w:t>
      </w:r>
      <w:r w:rsidRPr="006B4DEF">
        <w:rPr>
          <w:rFonts w:cstheme="minorHAnsi"/>
          <w:i/>
          <w:iCs/>
          <w:noProof/>
        </w:rPr>
        <w:t>Trends in Cognitive Sciences</w:t>
      </w:r>
      <w:r w:rsidRPr="006B4DEF">
        <w:rPr>
          <w:rFonts w:cstheme="minorHAnsi"/>
          <w:noProof/>
        </w:rPr>
        <w:t xml:space="preserve">, </w:t>
      </w:r>
      <w:r w:rsidRPr="006B4DEF">
        <w:rPr>
          <w:rFonts w:cstheme="minorHAnsi"/>
          <w:i/>
          <w:iCs/>
          <w:noProof/>
        </w:rPr>
        <w:t>19</w:t>
      </w:r>
      <w:r w:rsidRPr="006B4DEF">
        <w:rPr>
          <w:rFonts w:cstheme="minorHAnsi"/>
          <w:noProof/>
        </w:rPr>
        <w:t>(8), 439–444. https://doi.org/10.1016/j.tics.2015.06.007</w:t>
      </w:r>
    </w:p>
    <w:p w14:paraId="691BE540"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Tchanturia, K., Davies, H., Roberts, M., Harrison, A., Nakazato, M., Schmidt, U., … Morris, R. (2012). Poor Cognitive Flexibility in Eating Disorders: Examining the Evidence using the Wisconsin Card Sorting Task. </w:t>
      </w:r>
      <w:r w:rsidRPr="006B4DEF">
        <w:rPr>
          <w:rFonts w:cstheme="minorHAnsi"/>
          <w:i/>
          <w:iCs/>
          <w:noProof/>
        </w:rPr>
        <w:t>PLoS ONE</w:t>
      </w:r>
      <w:r w:rsidRPr="006B4DEF">
        <w:rPr>
          <w:rFonts w:cstheme="minorHAnsi"/>
          <w:noProof/>
        </w:rPr>
        <w:t xml:space="preserve">, </w:t>
      </w:r>
      <w:r w:rsidRPr="006B4DEF">
        <w:rPr>
          <w:rFonts w:cstheme="minorHAnsi"/>
          <w:i/>
          <w:iCs/>
          <w:noProof/>
        </w:rPr>
        <w:t>7</w:t>
      </w:r>
      <w:r w:rsidRPr="006B4DEF">
        <w:rPr>
          <w:rFonts w:cstheme="minorHAnsi"/>
          <w:noProof/>
        </w:rPr>
        <w:t>(1), e28331. https://doi.org/10.1371/journal.pone.0028331</w:t>
      </w:r>
    </w:p>
    <w:p w14:paraId="6E36CA79"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Todorov, E., &amp; Jordan, M. I. (1889). Optimal feedback control as a theory of motor coordination: Supplementary Notes. </w:t>
      </w:r>
      <w:r w:rsidRPr="006B4DEF">
        <w:rPr>
          <w:rFonts w:cstheme="minorHAnsi"/>
          <w:i/>
          <w:iCs/>
          <w:noProof/>
        </w:rPr>
        <w:t>Nature.com</w:t>
      </w:r>
      <w:r w:rsidRPr="006B4DEF">
        <w:rPr>
          <w:rFonts w:cstheme="minorHAnsi"/>
          <w:noProof/>
        </w:rPr>
        <w:t xml:space="preserve">, </w:t>
      </w:r>
      <w:r w:rsidRPr="006B4DEF">
        <w:rPr>
          <w:rFonts w:cstheme="minorHAnsi"/>
          <w:i/>
          <w:iCs/>
          <w:noProof/>
        </w:rPr>
        <w:t>5</w:t>
      </w:r>
      <w:r w:rsidRPr="006B4DEF">
        <w:rPr>
          <w:rFonts w:cstheme="minorHAnsi"/>
          <w:noProof/>
        </w:rPr>
        <w:t>(2), 82. https://doi.org/10.2307/3752313</w:t>
      </w:r>
    </w:p>
    <w:p w14:paraId="47027852"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Todorov, E., &amp; Jordan, M. I. (2002). A Minimal Intervention Principle for Coordinated Movement. </w:t>
      </w:r>
      <w:r w:rsidRPr="006B4DEF">
        <w:rPr>
          <w:rFonts w:cstheme="minorHAnsi"/>
          <w:i/>
          <w:iCs/>
          <w:noProof/>
        </w:rPr>
        <w:t>Advances in Neural Information Processing Systems</w:t>
      </w:r>
      <w:r w:rsidRPr="006B4DEF">
        <w:rPr>
          <w:rFonts w:cstheme="minorHAnsi"/>
          <w:noProof/>
        </w:rPr>
        <w:t>, 27–34. Retrieved from http://papers.nips.cc/paper/2195-a-minimal-intervention-principle-for-coordinated-movement.pdf</w:t>
      </w:r>
    </w:p>
    <w:p w14:paraId="44CEBF13"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Turner, B. M., Forstmann, B. U., Wagenmakers, E.-J., Brown, S. D., Sederberg, P. B., &amp; Steyvers, M. (2013). A Bayesian framework for simultaneously modeling neural and behavioral data. </w:t>
      </w:r>
      <w:r w:rsidRPr="006B4DEF">
        <w:rPr>
          <w:rFonts w:cstheme="minorHAnsi"/>
          <w:i/>
          <w:iCs/>
          <w:noProof/>
        </w:rPr>
        <w:t>NeuroImage</w:t>
      </w:r>
      <w:r w:rsidRPr="006B4DEF">
        <w:rPr>
          <w:rFonts w:cstheme="minorHAnsi"/>
          <w:noProof/>
        </w:rPr>
        <w:t xml:space="preserve">, </w:t>
      </w:r>
      <w:r w:rsidRPr="006B4DEF">
        <w:rPr>
          <w:rFonts w:cstheme="minorHAnsi"/>
          <w:i/>
          <w:iCs/>
          <w:noProof/>
        </w:rPr>
        <w:t>72</w:t>
      </w:r>
      <w:r w:rsidRPr="006B4DEF">
        <w:rPr>
          <w:rFonts w:cstheme="minorHAnsi"/>
          <w:noProof/>
        </w:rPr>
        <w:t>, 193–206. https://doi.org/10.1016/j.neuroimage.2013.01.048</w:t>
      </w:r>
    </w:p>
    <w:p w14:paraId="4A851B36" w14:textId="77777777" w:rsidR="002F07EB" w:rsidRPr="006B4DEF" w:rsidRDefault="002F07EB" w:rsidP="002F07EB">
      <w:pPr>
        <w:widowControl w:val="0"/>
        <w:autoSpaceDE w:val="0"/>
        <w:autoSpaceDN w:val="0"/>
        <w:adjustRightInd w:val="0"/>
        <w:spacing w:line="240" w:lineRule="auto"/>
        <w:ind w:left="480" w:hanging="480"/>
        <w:rPr>
          <w:rFonts w:cstheme="minorHAnsi"/>
          <w:noProof/>
          <w:lang w:val="de-DE"/>
        </w:rPr>
      </w:pPr>
      <w:r w:rsidRPr="006B4DEF">
        <w:rPr>
          <w:rFonts w:cstheme="minorHAnsi"/>
          <w:noProof/>
        </w:rPr>
        <w:t xml:space="preserve">Turner, B. M., Rodriguez, C. A., Norcia, T. M., Mcclure, S. M., &amp; Steyvers, M. (2016). Why more is </w:t>
      </w:r>
      <w:r w:rsidRPr="006B4DEF">
        <w:rPr>
          <w:rFonts w:cstheme="minorHAnsi"/>
          <w:noProof/>
        </w:rPr>
        <w:lastRenderedPageBreak/>
        <w:t xml:space="preserve">better: Simultaneous modeling of EEG, fMRI, and behavioral data. </w:t>
      </w:r>
      <w:r w:rsidRPr="006B4DEF">
        <w:rPr>
          <w:rFonts w:cstheme="minorHAnsi"/>
          <w:i/>
          <w:iCs/>
          <w:noProof/>
          <w:lang w:val="de-DE"/>
        </w:rPr>
        <w:t>NeuroImage</w:t>
      </w:r>
      <w:r w:rsidRPr="006B4DEF">
        <w:rPr>
          <w:rFonts w:cstheme="minorHAnsi"/>
          <w:noProof/>
          <w:lang w:val="de-DE"/>
        </w:rPr>
        <w:t xml:space="preserve">, </w:t>
      </w:r>
      <w:r w:rsidRPr="006B4DEF">
        <w:rPr>
          <w:rFonts w:cstheme="minorHAnsi"/>
          <w:i/>
          <w:iCs/>
          <w:noProof/>
          <w:lang w:val="de-DE"/>
        </w:rPr>
        <w:t>128</w:t>
      </w:r>
      <w:r w:rsidRPr="006B4DEF">
        <w:rPr>
          <w:rFonts w:cstheme="minorHAnsi"/>
          <w:noProof/>
          <w:lang w:val="de-DE"/>
        </w:rPr>
        <w:t>, 96–115. https://doi.org/10.1016/j.neuroimage.2015.12.030</w:t>
      </w:r>
    </w:p>
    <w:p w14:paraId="6F71C240"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lang w:val="de-DE"/>
        </w:rPr>
        <w:t xml:space="preserve">Turner, B. M., Sederberg, P. B., Brown, S. D., &amp; Steyvers, M. (2013). </w:t>
      </w:r>
      <w:r w:rsidRPr="006B4DEF">
        <w:rPr>
          <w:rFonts w:cstheme="minorHAnsi"/>
          <w:noProof/>
        </w:rPr>
        <w:t xml:space="preserve">A method for efficiently sampling from distributions with correlated dimensions. </w:t>
      </w:r>
      <w:r w:rsidRPr="006B4DEF">
        <w:rPr>
          <w:rFonts w:cstheme="minorHAnsi"/>
          <w:i/>
          <w:iCs/>
          <w:noProof/>
        </w:rPr>
        <w:t>Psychological Methods</w:t>
      </w:r>
      <w:r w:rsidRPr="006B4DEF">
        <w:rPr>
          <w:rFonts w:cstheme="minorHAnsi"/>
          <w:noProof/>
        </w:rPr>
        <w:t xml:space="preserve">, </w:t>
      </w:r>
      <w:r w:rsidRPr="006B4DEF">
        <w:rPr>
          <w:rFonts w:cstheme="minorHAnsi"/>
          <w:i/>
          <w:iCs/>
          <w:noProof/>
        </w:rPr>
        <w:t>18</w:t>
      </w:r>
      <w:r w:rsidRPr="006B4DEF">
        <w:rPr>
          <w:rFonts w:cstheme="minorHAnsi"/>
          <w:noProof/>
        </w:rPr>
        <w:t>(3), 368–84. https://doi.org/10.1037/a0032222</w:t>
      </w:r>
    </w:p>
    <w:p w14:paraId="7A361712"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Venkatasubramanian, G., &amp; Keshavan, M. S. (2016). Biomarkers in Psychiatry - A Critique. </w:t>
      </w:r>
      <w:r w:rsidRPr="006B4DEF">
        <w:rPr>
          <w:rFonts w:cstheme="minorHAnsi"/>
          <w:i/>
          <w:iCs/>
          <w:noProof/>
        </w:rPr>
        <w:t>Annals of Neurosciences</w:t>
      </w:r>
      <w:r w:rsidRPr="006B4DEF">
        <w:rPr>
          <w:rFonts w:cstheme="minorHAnsi"/>
          <w:noProof/>
        </w:rPr>
        <w:t xml:space="preserve">, </w:t>
      </w:r>
      <w:r w:rsidRPr="006B4DEF">
        <w:rPr>
          <w:rFonts w:cstheme="minorHAnsi"/>
          <w:i/>
          <w:iCs/>
          <w:noProof/>
        </w:rPr>
        <w:t>23</w:t>
      </w:r>
      <w:r w:rsidRPr="006B4DEF">
        <w:rPr>
          <w:rFonts w:cstheme="minorHAnsi"/>
          <w:noProof/>
        </w:rPr>
        <w:t>(1), 3–5. https://doi.org/10.1159/000443549</w:t>
      </w:r>
    </w:p>
    <w:p w14:paraId="081FF744"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Volkow, N. D., Wang, G.-J., &amp; Baler, R. D. (2011). Reward, dopamine and the control of food intake: implications for obesity. </w:t>
      </w:r>
      <w:r w:rsidRPr="006B4DEF">
        <w:rPr>
          <w:rFonts w:cstheme="minorHAnsi"/>
          <w:i/>
          <w:iCs/>
          <w:noProof/>
        </w:rPr>
        <w:t>Trends in Cognitive Sciences</w:t>
      </w:r>
      <w:r w:rsidRPr="006B4DEF">
        <w:rPr>
          <w:rFonts w:cstheme="minorHAnsi"/>
          <w:noProof/>
        </w:rPr>
        <w:t xml:space="preserve">, </w:t>
      </w:r>
      <w:r w:rsidRPr="006B4DEF">
        <w:rPr>
          <w:rFonts w:cstheme="minorHAnsi"/>
          <w:i/>
          <w:iCs/>
          <w:noProof/>
        </w:rPr>
        <w:t>15</w:t>
      </w:r>
      <w:r w:rsidRPr="006B4DEF">
        <w:rPr>
          <w:rFonts w:cstheme="minorHAnsi"/>
          <w:noProof/>
        </w:rPr>
        <w:t>(1), 37–46. https://doi.org/10.1016/j.tics.2010.11.001</w:t>
      </w:r>
    </w:p>
    <w:p w14:paraId="4D5DAA91"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Whittingstall, K., Bartels, A., Singh, V., Kwon, S., &amp; Logothetis, N. K. (2010). Integration of EEG source imaging and fMRI during continuous viewing of natural movies. </w:t>
      </w:r>
      <w:r w:rsidRPr="006B4DEF">
        <w:rPr>
          <w:rFonts w:cstheme="minorHAnsi"/>
          <w:i/>
          <w:iCs/>
          <w:noProof/>
        </w:rPr>
        <w:t>Magnetic Resonance Imaging</w:t>
      </w:r>
      <w:r w:rsidRPr="006B4DEF">
        <w:rPr>
          <w:rFonts w:cstheme="minorHAnsi"/>
          <w:noProof/>
        </w:rPr>
        <w:t xml:space="preserve">, </w:t>
      </w:r>
      <w:r w:rsidRPr="006B4DEF">
        <w:rPr>
          <w:rFonts w:cstheme="minorHAnsi"/>
          <w:i/>
          <w:iCs/>
          <w:noProof/>
        </w:rPr>
        <w:t>28</w:t>
      </w:r>
      <w:r w:rsidRPr="006B4DEF">
        <w:rPr>
          <w:rFonts w:cstheme="minorHAnsi"/>
          <w:noProof/>
        </w:rPr>
        <w:t>(8), 1135–1142. https://doi.org/10.1016/j.mri.2010.03.042</w:t>
      </w:r>
    </w:p>
    <w:p w14:paraId="1D6565BA"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Wiers, R. W., Gladwin, T. E., Hofmann, W., Salemink, E., &amp; Ridderinkhof, K. R. (2013). Cognitive Bias Modification and Cognitive Control Training in Addiction and Related Psychopathology. </w:t>
      </w:r>
      <w:r w:rsidRPr="006B4DEF">
        <w:rPr>
          <w:rFonts w:cstheme="minorHAnsi"/>
          <w:i/>
          <w:iCs/>
          <w:noProof/>
        </w:rPr>
        <w:t>Clinical Psychological Science</w:t>
      </w:r>
      <w:r w:rsidRPr="006B4DEF">
        <w:rPr>
          <w:rFonts w:cstheme="minorHAnsi"/>
          <w:noProof/>
        </w:rPr>
        <w:t xml:space="preserve">, </w:t>
      </w:r>
      <w:r w:rsidRPr="006B4DEF">
        <w:rPr>
          <w:rFonts w:cstheme="minorHAnsi"/>
          <w:i/>
          <w:iCs/>
          <w:noProof/>
        </w:rPr>
        <w:t>1</w:t>
      </w:r>
      <w:r w:rsidRPr="006B4DEF">
        <w:rPr>
          <w:rFonts w:cstheme="minorHAnsi"/>
          <w:noProof/>
        </w:rPr>
        <w:t>(2), 192–212. https://doi.org/10.1177/2167702612466547</w:t>
      </w:r>
    </w:p>
    <w:p w14:paraId="55FC5D5F"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Xu, X.-L., Xu, B., &amp; He, B. (2004). An alternative subspace approach to EEG dipole source localization. </w:t>
      </w:r>
      <w:r w:rsidRPr="006B4DEF">
        <w:rPr>
          <w:rFonts w:cstheme="minorHAnsi"/>
          <w:i/>
          <w:iCs/>
          <w:noProof/>
        </w:rPr>
        <w:t>Phys . Med . Biol</w:t>
      </w:r>
      <w:r w:rsidRPr="006B4DEF">
        <w:rPr>
          <w:rFonts w:cstheme="minorHAnsi"/>
          <w:noProof/>
        </w:rPr>
        <w:t xml:space="preserve">, </w:t>
      </w:r>
      <w:r w:rsidRPr="006B4DEF">
        <w:rPr>
          <w:rFonts w:cstheme="minorHAnsi"/>
          <w:i/>
          <w:iCs/>
          <w:noProof/>
        </w:rPr>
        <w:t>49</w:t>
      </w:r>
      <w:r w:rsidRPr="006B4DEF">
        <w:rPr>
          <w:rFonts w:cstheme="minorHAnsi"/>
          <w:noProof/>
        </w:rPr>
        <w:t>, 327–343. https://doi.org/10.1088/0031-9155/49/2/010</w:t>
      </w:r>
    </w:p>
    <w:p w14:paraId="4D96E652"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Yan, W. X., Mullinger, K. J., Brookes, M. J., &amp; Bowtell, R. (2009). Understanding gradient artefacts in simultaneous EEG/fMRI. </w:t>
      </w:r>
      <w:r w:rsidRPr="006B4DEF">
        <w:rPr>
          <w:rFonts w:cstheme="minorHAnsi"/>
          <w:i/>
          <w:iCs/>
          <w:noProof/>
        </w:rPr>
        <w:t>NeuroImage</w:t>
      </w:r>
      <w:r w:rsidRPr="006B4DEF">
        <w:rPr>
          <w:rFonts w:cstheme="minorHAnsi"/>
          <w:noProof/>
        </w:rPr>
        <w:t xml:space="preserve">, </w:t>
      </w:r>
      <w:r w:rsidRPr="006B4DEF">
        <w:rPr>
          <w:rFonts w:cstheme="minorHAnsi"/>
          <w:i/>
          <w:iCs/>
          <w:noProof/>
        </w:rPr>
        <w:t>46</w:t>
      </w:r>
      <w:r w:rsidRPr="006B4DEF">
        <w:rPr>
          <w:rFonts w:cstheme="minorHAnsi"/>
          <w:noProof/>
        </w:rPr>
        <w:t>(2), 459–471. https://doi.org/10.1016/J.NEUROIMAGE.2009.01.029</w:t>
      </w:r>
    </w:p>
    <w:p w14:paraId="310EA557"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Yan, W. X., Mullinger, K. J., Geirsdottir, G. B., &amp; Bowtell, R. (2009). Physical modeling of pulse artefact sources in simultaneous EEG/fMRI. </w:t>
      </w:r>
      <w:r w:rsidRPr="006B4DEF">
        <w:rPr>
          <w:rFonts w:cstheme="minorHAnsi"/>
          <w:i/>
          <w:iCs/>
          <w:noProof/>
        </w:rPr>
        <w:t>Human Brain Mapping</w:t>
      </w:r>
      <w:r w:rsidRPr="006B4DEF">
        <w:rPr>
          <w:rFonts w:cstheme="minorHAnsi"/>
          <w:noProof/>
        </w:rPr>
        <w:t>, NA-NA. https://doi.org/10.1002/hbm.20891</w:t>
      </w:r>
    </w:p>
    <w:p w14:paraId="19E9D45F" w14:textId="77777777" w:rsidR="002F07EB" w:rsidRPr="006B4DEF" w:rsidRDefault="002F07EB" w:rsidP="002F07EB">
      <w:pPr>
        <w:widowControl w:val="0"/>
        <w:autoSpaceDE w:val="0"/>
        <w:autoSpaceDN w:val="0"/>
        <w:adjustRightInd w:val="0"/>
        <w:spacing w:line="240" w:lineRule="auto"/>
        <w:ind w:left="480" w:hanging="480"/>
        <w:rPr>
          <w:rFonts w:cstheme="minorHAnsi"/>
          <w:noProof/>
        </w:rPr>
      </w:pPr>
      <w:r w:rsidRPr="006B4DEF">
        <w:rPr>
          <w:rFonts w:cstheme="minorHAnsi"/>
          <w:noProof/>
        </w:rPr>
        <w:t xml:space="preserve">Yeung, C. J., Susil, R. C., &amp; Atalar, E. (2002). RF heating due to conductive wires during MRI depends on the phase distribution of the transmit field. </w:t>
      </w:r>
      <w:r w:rsidRPr="006B4DEF">
        <w:rPr>
          <w:rFonts w:cstheme="minorHAnsi"/>
          <w:i/>
          <w:iCs/>
          <w:noProof/>
        </w:rPr>
        <w:t>Magnetic Resonance in Medicine</w:t>
      </w:r>
      <w:r w:rsidRPr="006B4DEF">
        <w:rPr>
          <w:rFonts w:cstheme="minorHAnsi"/>
          <w:noProof/>
        </w:rPr>
        <w:t xml:space="preserve">, </w:t>
      </w:r>
      <w:r w:rsidRPr="006B4DEF">
        <w:rPr>
          <w:rFonts w:cstheme="minorHAnsi"/>
          <w:i/>
          <w:iCs/>
          <w:noProof/>
        </w:rPr>
        <w:t>48</w:t>
      </w:r>
      <w:r w:rsidRPr="006B4DEF">
        <w:rPr>
          <w:rFonts w:cstheme="minorHAnsi"/>
          <w:noProof/>
        </w:rPr>
        <w:t>(6), 1096–1098. https://doi.org/10.1002/mrm.10310</w:t>
      </w:r>
    </w:p>
    <w:p w14:paraId="28845232" w14:textId="23455AF3" w:rsidR="003B3E4B" w:rsidRPr="006B4DEF" w:rsidRDefault="003B3E4B" w:rsidP="002F07EB">
      <w:pPr>
        <w:widowControl w:val="0"/>
        <w:autoSpaceDE w:val="0"/>
        <w:autoSpaceDN w:val="0"/>
        <w:adjustRightInd w:val="0"/>
        <w:spacing w:line="240" w:lineRule="auto"/>
        <w:ind w:left="480" w:hanging="480"/>
        <w:rPr>
          <w:rFonts w:cstheme="minorHAnsi"/>
        </w:rPr>
      </w:pPr>
      <w:r w:rsidRPr="006B4DEF">
        <w:rPr>
          <w:rFonts w:cstheme="minorHAnsi"/>
        </w:rPr>
        <w:fldChar w:fldCharType="end"/>
      </w:r>
    </w:p>
    <w:sectPr w:rsidR="003B3E4B" w:rsidRPr="006B4DEF">
      <w:headerReference w:type="default" r:id="rId20"/>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me" w:date="2018-02-20T22:23:00Z" w:initials="m">
    <w:p w14:paraId="36E5F4EC" w14:textId="1B0C68D5" w:rsidR="000B73FD" w:rsidRPr="00540AFF" w:rsidRDefault="000B73FD">
      <w:pPr>
        <w:pStyle w:val="CommentText"/>
        <w:rPr>
          <w:lang w:val="de-DE"/>
        </w:rPr>
      </w:pPr>
      <w:r>
        <w:rPr>
          <w:rStyle w:val="CommentReference"/>
        </w:rPr>
        <w:annotationRef/>
      </w:r>
      <w:r w:rsidRPr="00540AFF">
        <w:rPr>
          <w:lang w:val="de-DE"/>
        </w:rPr>
        <w:t>Warum</w:t>
      </w:r>
      <w:r>
        <w:rPr>
          <w:lang w:val="de-DE"/>
        </w:rPr>
        <w:t xml:space="preserve"> dieser Änderungsvorschlag</w:t>
      </w:r>
      <w:r w:rsidRPr="00540AFF">
        <w:rPr>
          <w:lang w:val="de-DE"/>
        </w:rPr>
        <w:t>? Building … static … during</w:t>
      </w:r>
    </w:p>
    <w:p w14:paraId="697BCE6B" w14:textId="6E461F2E" w:rsidR="000B73FD" w:rsidRDefault="000B73FD">
      <w:pPr>
        <w:pStyle w:val="CommentText"/>
        <w:rPr>
          <w:lang w:val="de-DE"/>
        </w:rPr>
      </w:pPr>
      <w:r w:rsidRPr="00761FD1">
        <w:rPr>
          <w:lang w:val="de-DE"/>
        </w:rPr>
        <w:t>Das B0-Feld ist statisch, ‘building’ und ‘during’ deuten aber Dynamik an und passen aus meiner Sicht weniger gut.</w:t>
      </w:r>
    </w:p>
    <w:p w14:paraId="461E8367" w14:textId="364CDE47" w:rsidR="000B73FD" w:rsidRPr="00761FD1" w:rsidRDefault="000B73FD">
      <w:pPr>
        <w:pStyle w:val="CommentText"/>
        <w:rPr>
          <w:lang w:val="de-DE"/>
        </w:rPr>
      </w:pPr>
      <w:r>
        <w:rPr>
          <w:lang w:val="de-DE"/>
        </w:rPr>
        <w:t>In der Folge bezieht sich die Veränderung auf die magnetischen Momente. Die Kerne selbst richten sich vermutlich nicht aus – zumindest wüsste ich aktuell nicht über entsprechende Beobachtungen.</w:t>
      </w:r>
    </w:p>
  </w:comment>
  <w:comment w:id="13" w:author="me" w:date="2018-02-20T22:30:00Z" w:initials="m">
    <w:p w14:paraId="0A543139" w14:textId="77777777" w:rsidR="000B73FD" w:rsidRPr="00761FD1" w:rsidRDefault="000B73FD">
      <w:pPr>
        <w:pStyle w:val="CommentText"/>
        <w:rPr>
          <w:lang w:val="de-DE"/>
        </w:rPr>
      </w:pPr>
      <w:r>
        <w:rPr>
          <w:rStyle w:val="CommentReference"/>
        </w:rPr>
        <w:annotationRef/>
      </w:r>
      <w:r w:rsidRPr="00761FD1">
        <w:rPr>
          <w:lang w:val="de-DE"/>
        </w:rPr>
        <w:t>tatsächlich dient bei uns die Body-Coil als HF-Sendespule und die Head-Coil ist lediglich eine Receive-Coil.</w:t>
      </w:r>
    </w:p>
    <w:p w14:paraId="25653F52" w14:textId="77777777" w:rsidR="000B73FD" w:rsidRDefault="000B73FD">
      <w:pPr>
        <w:pStyle w:val="CommentText"/>
        <w:rPr>
          <w:lang w:val="de-DE"/>
        </w:rPr>
      </w:pPr>
      <w:r>
        <w:rPr>
          <w:lang w:val="de-DE"/>
        </w:rPr>
        <w:t>Es gibt aber auch spezielle Transmit-Receive-Coils, die eine geringere HF-Belastungfür die Probanden verursachen.</w:t>
      </w:r>
    </w:p>
    <w:p w14:paraId="4B4F021A" w14:textId="77777777" w:rsidR="000B73FD" w:rsidRDefault="000B73FD">
      <w:pPr>
        <w:pStyle w:val="CommentText"/>
        <w:rPr>
          <w:lang w:val="de-DE"/>
        </w:rPr>
      </w:pPr>
    </w:p>
    <w:p w14:paraId="08D3EEEA" w14:textId="135465E1" w:rsidR="000B73FD" w:rsidRPr="00761FD1" w:rsidRDefault="000B73FD">
      <w:pPr>
        <w:pStyle w:val="CommentText"/>
        <w:rPr>
          <w:lang w:val="de-DE"/>
        </w:rPr>
      </w:pPr>
      <w:r>
        <w:rPr>
          <w:lang w:val="de-DE"/>
        </w:rPr>
        <w:t xml:space="preserve">Da es keine direkte Interaktion von HF- und B0-Feld gibt, sondern sie als eine Überlagerung </w:t>
      </w:r>
    </w:p>
  </w:comment>
  <w:comment w:id="26" w:author="me" w:date="2018-02-20T23:07:00Z" w:initials="m">
    <w:p w14:paraId="13C569F6" w14:textId="69DA8B74" w:rsidR="000B73FD" w:rsidRPr="004B3AAC" w:rsidRDefault="000B73FD">
      <w:pPr>
        <w:pStyle w:val="CommentText"/>
        <w:rPr>
          <w:lang w:val="de-DE"/>
        </w:rPr>
      </w:pPr>
      <w:r>
        <w:rPr>
          <w:rStyle w:val="CommentReference"/>
        </w:rPr>
        <w:annotationRef/>
      </w:r>
      <w:r w:rsidRPr="004B3AAC">
        <w:rPr>
          <w:lang w:val="de-DE"/>
        </w:rPr>
        <w:t>hier muss ich nochmals drüber nachdenken</w:t>
      </w:r>
    </w:p>
  </w:comment>
  <w:comment w:id="28" w:author="me" w:date="2018-02-20T23:10:00Z" w:initials="m">
    <w:p w14:paraId="14F39ED5" w14:textId="77777777" w:rsidR="000B73FD" w:rsidRDefault="000B73FD">
      <w:pPr>
        <w:pStyle w:val="CommentText"/>
        <w:rPr>
          <w:lang w:val="de-DE"/>
        </w:rPr>
      </w:pPr>
      <w:r>
        <w:rPr>
          <w:rStyle w:val="CommentReference"/>
        </w:rPr>
        <w:annotationRef/>
      </w:r>
      <w:r w:rsidRPr="00817B1A">
        <w:rPr>
          <w:lang w:val="de-DE"/>
        </w:rPr>
        <w:t>huch, wo kommt denn plötzlich der Kontrast her?</w:t>
      </w:r>
    </w:p>
    <w:p w14:paraId="2BE0CC6B" w14:textId="728BEF82" w:rsidR="000B73FD" w:rsidRPr="00817B1A" w:rsidRDefault="000B73FD">
      <w:pPr>
        <w:pStyle w:val="CommentText"/>
        <w:rPr>
          <w:lang w:val="de-DE"/>
        </w:rPr>
      </w:pPr>
      <w:r>
        <w:rPr>
          <w:lang w:val="de-DE"/>
        </w:rPr>
        <w:t>Auch hier denke ich nochmals über eine Formulierung nach.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1E8367" w15:done="0"/>
  <w15:commentEx w15:paraId="08D3EEEA" w15:done="0"/>
  <w15:commentEx w15:paraId="13C569F6" w15:done="0"/>
  <w15:commentEx w15:paraId="2BE0CC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1E8367" w16cid:durableId="1E37A43B"/>
  <w16cid:commentId w16cid:paraId="08D3EEEA" w16cid:durableId="1E37A43C"/>
  <w16cid:commentId w16cid:paraId="13C569F6" w16cid:durableId="1E37A43D"/>
  <w16cid:commentId w16cid:paraId="2BE0CC6B" w16cid:durableId="1E37A4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160F1" w14:textId="77777777" w:rsidR="004F09B7" w:rsidRDefault="004F09B7" w:rsidP="008D4150">
      <w:pPr>
        <w:spacing w:after="0" w:line="240" w:lineRule="auto"/>
      </w:pPr>
      <w:r>
        <w:separator/>
      </w:r>
    </w:p>
  </w:endnote>
  <w:endnote w:type="continuationSeparator" w:id="0">
    <w:p w14:paraId="360DBD6F" w14:textId="77777777" w:rsidR="004F09B7" w:rsidRDefault="004F09B7" w:rsidP="008D4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DC8A5" w14:textId="77777777" w:rsidR="004F09B7" w:rsidRDefault="004F09B7" w:rsidP="008D4150">
      <w:pPr>
        <w:spacing w:after="0" w:line="240" w:lineRule="auto"/>
      </w:pPr>
      <w:r>
        <w:separator/>
      </w:r>
    </w:p>
  </w:footnote>
  <w:footnote w:type="continuationSeparator" w:id="0">
    <w:p w14:paraId="4B8F3FA6" w14:textId="77777777" w:rsidR="004F09B7" w:rsidRDefault="004F09B7" w:rsidP="008D41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4499138"/>
      <w:docPartObj>
        <w:docPartGallery w:val="Page Numbers (Top of Page)"/>
        <w:docPartUnique/>
      </w:docPartObj>
    </w:sdtPr>
    <w:sdtEndPr>
      <w:rPr>
        <w:rStyle w:val="PageNumber"/>
      </w:rPr>
    </w:sdtEndPr>
    <w:sdtContent>
      <w:p w14:paraId="48391A24" w14:textId="67D2A723" w:rsidR="000B73FD" w:rsidRDefault="000B73FD"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DA48A6" w14:textId="77777777" w:rsidR="000B73FD" w:rsidRDefault="000B73FD" w:rsidP="00D0169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7073612"/>
      <w:docPartObj>
        <w:docPartGallery w:val="Page Numbers (Top of Page)"/>
        <w:docPartUnique/>
      </w:docPartObj>
    </w:sdtPr>
    <w:sdtEndPr>
      <w:rPr>
        <w:rStyle w:val="PageNumber"/>
      </w:rPr>
    </w:sdtEndPr>
    <w:sdtContent>
      <w:p w14:paraId="512FB995" w14:textId="32AF9ABC" w:rsidR="000B73FD" w:rsidRDefault="000B73FD"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6CDC0C60" w14:textId="698C620D" w:rsidR="000B73FD" w:rsidRDefault="000B73FD" w:rsidP="00D0169D">
    <w:pPr>
      <w:pStyle w:val="Header"/>
      <w:ind w:right="360"/>
    </w:pPr>
    <w:r>
      <w:t>List of Abbreviations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2207453"/>
      <w:docPartObj>
        <w:docPartGallery w:val="Page Numbers (Top of Page)"/>
        <w:docPartUnique/>
      </w:docPartObj>
    </w:sdtPr>
    <w:sdtEndPr>
      <w:rPr>
        <w:rStyle w:val="PageNumber"/>
      </w:rPr>
    </w:sdtEndPr>
    <w:sdtContent>
      <w:p w14:paraId="51F86D2E" w14:textId="77777777" w:rsidR="000B73FD" w:rsidRDefault="000B73FD"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42815DC5" w14:textId="6E246387" w:rsidR="000B73FD" w:rsidRDefault="000B73FD" w:rsidP="00D0169D">
    <w:pPr>
      <w:pStyle w:val="Header"/>
      <w:ind w:right="360"/>
    </w:pPr>
    <w:r>
      <w:t>List of Contents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0292369"/>
      <w:docPartObj>
        <w:docPartGallery w:val="Page Numbers (Top of Page)"/>
        <w:docPartUnique/>
      </w:docPartObj>
    </w:sdtPr>
    <w:sdtEndPr>
      <w:rPr>
        <w:rStyle w:val="PageNumber"/>
      </w:rPr>
    </w:sdtEndPr>
    <w:sdtContent>
      <w:p w14:paraId="079EF22B" w14:textId="77777777" w:rsidR="000B73FD" w:rsidRDefault="000B73FD"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77BD1C6E" w14:textId="77777777" w:rsidR="000B73FD" w:rsidRDefault="000B73FD" w:rsidP="00D0169D">
    <w:pPr>
      <w:pStyle w:val="Header"/>
      <w:ind w:right="360"/>
    </w:pPr>
    <w:r>
      <w:t>List of Abbreviations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4248325"/>
      <w:docPartObj>
        <w:docPartGallery w:val="Page Numbers (Top of Page)"/>
        <w:docPartUnique/>
      </w:docPartObj>
    </w:sdtPr>
    <w:sdtEndPr>
      <w:rPr>
        <w:rStyle w:val="PageNumber"/>
      </w:rPr>
    </w:sdtEndPr>
    <w:sdtContent>
      <w:p w14:paraId="0DFC2E7D" w14:textId="77777777" w:rsidR="000B73FD" w:rsidRDefault="000B73FD"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E902DCE" w14:textId="68F04E53" w:rsidR="000B73FD" w:rsidRDefault="000B73FD" w:rsidP="00D0169D">
    <w:pPr>
      <w:pStyle w:val="Header"/>
      <w:ind w:right="360"/>
    </w:pPr>
    <w:r>
      <w:t>Theoretical Background and Aims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2067905"/>
      <w:docPartObj>
        <w:docPartGallery w:val="Page Numbers (Top of Page)"/>
        <w:docPartUnique/>
      </w:docPartObj>
    </w:sdtPr>
    <w:sdtEndPr>
      <w:rPr>
        <w:rStyle w:val="PageNumber"/>
      </w:rPr>
    </w:sdtEndPr>
    <w:sdtContent>
      <w:p w14:paraId="2272B947" w14:textId="77777777" w:rsidR="000B73FD" w:rsidRDefault="000B73FD" w:rsidP="00C047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263A8C6C" w14:textId="325F815B" w:rsidR="000B73FD" w:rsidRDefault="000B73FD" w:rsidP="00D0169D">
    <w:pPr>
      <w:pStyle w:val="Header"/>
      <w:ind w:right="360"/>
    </w:pPr>
    <w:r>
      <w:t>Methods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C905F7"/>
    <w:multiLevelType w:val="hybridMultilevel"/>
    <w:tmpl w:val="2F423DEE"/>
    <w:lvl w:ilvl="0" w:tplc="CC848CA6">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 w15:restartNumberingAfterBreak="0">
    <w:nsid w:val="75587F75"/>
    <w:multiLevelType w:val="multilevel"/>
    <w:tmpl w:val="1FC87DD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
    <w15:presenceInfo w15:providerId="None" w15:userId="me"/>
  </w15:person>
  <w15:person w15:author="Malte">
    <w15:presenceInfo w15:providerId="None" w15:userId="Malt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C7F"/>
    <w:rsid w:val="00005D74"/>
    <w:rsid w:val="00012DE7"/>
    <w:rsid w:val="00016E35"/>
    <w:rsid w:val="0002470B"/>
    <w:rsid w:val="00026DB5"/>
    <w:rsid w:val="000425E5"/>
    <w:rsid w:val="00050A0A"/>
    <w:rsid w:val="00056710"/>
    <w:rsid w:val="00057A9D"/>
    <w:rsid w:val="0006080A"/>
    <w:rsid w:val="00062056"/>
    <w:rsid w:val="000755F6"/>
    <w:rsid w:val="0007649E"/>
    <w:rsid w:val="00085DF5"/>
    <w:rsid w:val="00086333"/>
    <w:rsid w:val="000952CC"/>
    <w:rsid w:val="00096B03"/>
    <w:rsid w:val="000A0549"/>
    <w:rsid w:val="000B73FD"/>
    <w:rsid w:val="000D437B"/>
    <w:rsid w:val="000D60DF"/>
    <w:rsid w:val="000E067B"/>
    <w:rsid w:val="001104F3"/>
    <w:rsid w:val="00112FC0"/>
    <w:rsid w:val="00113B0F"/>
    <w:rsid w:val="00120D6B"/>
    <w:rsid w:val="00120E83"/>
    <w:rsid w:val="001250A9"/>
    <w:rsid w:val="001252A6"/>
    <w:rsid w:val="001253B4"/>
    <w:rsid w:val="00125D1D"/>
    <w:rsid w:val="00146F94"/>
    <w:rsid w:val="001637D1"/>
    <w:rsid w:val="001652F8"/>
    <w:rsid w:val="00167BDE"/>
    <w:rsid w:val="001704A6"/>
    <w:rsid w:val="00170A14"/>
    <w:rsid w:val="00175AB2"/>
    <w:rsid w:val="001826B4"/>
    <w:rsid w:val="00184C16"/>
    <w:rsid w:val="001854B2"/>
    <w:rsid w:val="00186348"/>
    <w:rsid w:val="00196158"/>
    <w:rsid w:val="00197D44"/>
    <w:rsid w:val="001A0660"/>
    <w:rsid w:val="001B0B24"/>
    <w:rsid w:val="001C39F2"/>
    <w:rsid w:val="001C4563"/>
    <w:rsid w:val="001D2C49"/>
    <w:rsid w:val="001D3666"/>
    <w:rsid w:val="001D4934"/>
    <w:rsid w:val="001D5D7D"/>
    <w:rsid w:val="001D65B9"/>
    <w:rsid w:val="001E1AA6"/>
    <w:rsid w:val="001E3C9E"/>
    <w:rsid w:val="001E7D21"/>
    <w:rsid w:val="0020019C"/>
    <w:rsid w:val="002073C9"/>
    <w:rsid w:val="0021258C"/>
    <w:rsid w:val="00225810"/>
    <w:rsid w:val="00227097"/>
    <w:rsid w:val="00231399"/>
    <w:rsid w:val="00231791"/>
    <w:rsid w:val="002429E9"/>
    <w:rsid w:val="002462D4"/>
    <w:rsid w:val="00256AD2"/>
    <w:rsid w:val="0027179F"/>
    <w:rsid w:val="00276D8B"/>
    <w:rsid w:val="00276F4A"/>
    <w:rsid w:val="00277B03"/>
    <w:rsid w:val="002825D9"/>
    <w:rsid w:val="00284F7D"/>
    <w:rsid w:val="0028618B"/>
    <w:rsid w:val="00293AE6"/>
    <w:rsid w:val="002A47B0"/>
    <w:rsid w:val="002A541C"/>
    <w:rsid w:val="002A6B84"/>
    <w:rsid w:val="002B48F5"/>
    <w:rsid w:val="002B5764"/>
    <w:rsid w:val="002B6DA9"/>
    <w:rsid w:val="002C0820"/>
    <w:rsid w:val="002C4D4D"/>
    <w:rsid w:val="002C4FA8"/>
    <w:rsid w:val="002C76D9"/>
    <w:rsid w:val="002D74E9"/>
    <w:rsid w:val="002E2BAA"/>
    <w:rsid w:val="002F07EB"/>
    <w:rsid w:val="002F1F9A"/>
    <w:rsid w:val="002F2313"/>
    <w:rsid w:val="002F5C3A"/>
    <w:rsid w:val="00305C64"/>
    <w:rsid w:val="003061FD"/>
    <w:rsid w:val="003178E4"/>
    <w:rsid w:val="003316BA"/>
    <w:rsid w:val="00333FCD"/>
    <w:rsid w:val="00336FC3"/>
    <w:rsid w:val="0034427B"/>
    <w:rsid w:val="0034516A"/>
    <w:rsid w:val="00353D60"/>
    <w:rsid w:val="00382269"/>
    <w:rsid w:val="003861C2"/>
    <w:rsid w:val="00394AFF"/>
    <w:rsid w:val="003A6157"/>
    <w:rsid w:val="003B113E"/>
    <w:rsid w:val="003B3E4B"/>
    <w:rsid w:val="003C0FD0"/>
    <w:rsid w:val="003D323A"/>
    <w:rsid w:val="003D7029"/>
    <w:rsid w:val="003E2ACC"/>
    <w:rsid w:val="003E4CED"/>
    <w:rsid w:val="003E7E60"/>
    <w:rsid w:val="003F5A60"/>
    <w:rsid w:val="00401DF9"/>
    <w:rsid w:val="0040629D"/>
    <w:rsid w:val="00417400"/>
    <w:rsid w:val="00420802"/>
    <w:rsid w:val="00420FB1"/>
    <w:rsid w:val="004300AB"/>
    <w:rsid w:val="0044064F"/>
    <w:rsid w:val="0044078A"/>
    <w:rsid w:val="00451FCA"/>
    <w:rsid w:val="00463168"/>
    <w:rsid w:val="00463621"/>
    <w:rsid w:val="004639CC"/>
    <w:rsid w:val="00465091"/>
    <w:rsid w:val="00470B7E"/>
    <w:rsid w:val="0047715F"/>
    <w:rsid w:val="00477865"/>
    <w:rsid w:val="00481C84"/>
    <w:rsid w:val="004838F8"/>
    <w:rsid w:val="00486FF9"/>
    <w:rsid w:val="004A5E56"/>
    <w:rsid w:val="004B20E5"/>
    <w:rsid w:val="004B238E"/>
    <w:rsid w:val="004B2928"/>
    <w:rsid w:val="004B3AAC"/>
    <w:rsid w:val="004B500D"/>
    <w:rsid w:val="004B6114"/>
    <w:rsid w:val="004C5AED"/>
    <w:rsid w:val="004D7756"/>
    <w:rsid w:val="004E5965"/>
    <w:rsid w:val="004F09B7"/>
    <w:rsid w:val="004F132F"/>
    <w:rsid w:val="004F21EC"/>
    <w:rsid w:val="004F2EB0"/>
    <w:rsid w:val="004F4EE9"/>
    <w:rsid w:val="0050665C"/>
    <w:rsid w:val="00512DB2"/>
    <w:rsid w:val="00522F58"/>
    <w:rsid w:val="00525F5D"/>
    <w:rsid w:val="00535C92"/>
    <w:rsid w:val="00540AFF"/>
    <w:rsid w:val="00542CC0"/>
    <w:rsid w:val="005532D4"/>
    <w:rsid w:val="00562E07"/>
    <w:rsid w:val="0056432B"/>
    <w:rsid w:val="005655AB"/>
    <w:rsid w:val="00580276"/>
    <w:rsid w:val="005811C0"/>
    <w:rsid w:val="005832C3"/>
    <w:rsid w:val="0058477D"/>
    <w:rsid w:val="00585A1F"/>
    <w:rsid w:val="005865C8"/>
    <w:rsid w:val="005A460E"/>
    <w:rsid w:val="005A5089"/>
    <w:rsid w:val="005A6A4A"/>
    <w:rsid w:val="005B664F"/>
    <w:rsid w:val="005B7C7F"/>
    <w:rsid w:val="005C0B78"/>
    <w:rsid w:val="005C0C47"/>
    <w:rsid w:val="005C58B5"/>
    <w:rsid w:val="005C675E"/>
    <w:rsid w:val="005D3E0D"/>
    <w:rsid w:val="005D7D6E"/>
    <w:rsid w:val="005E3411"/>
    <w:rsid w:val="005E3D13"/>
    <w:rsid w:val="005E6487"/>
    <w:rsid w:val="00613043"/>
    <w:rsid w:val="00631983"/>
    <w:rsid w:val="00636B31"/>
    <w:rsid w:val="006452B5"/>
    <w:rsid w:val="00645DB3"/>
    <w:rsid w:val="006503D5"/>
    <w:rsid w:val="00691B69"/>
    <w:rsid w:val="006960BE"/>
    <w:rsid w:val="00697DC1"/>
    <w:rsid w:val="006A0A3E"/>
    <w:rsid w:val="006A1C63"/>
    <w:rsid w:val="006A725A"/>
    <w:rsid w:val="006B459A"/>
    <w:rsid w:val="006B4DEF"/>
    <w:rsid w:val="006C0AA4"/>
    <w:rsid w:val="006C5333"/>
    <w:rsid w:val="006D1AFF"/>
    <w:rsid w:val="006D3AC3"/>
    <w:rsid w:val="006F0DD6"/>
    <w:rsid w:val="006F1717"/>
    <w:rsid w:val="00706077"/>
    <w:rsid w:val="00715C8D"/>
    <w:rsid w:val="00716DCD"/>
    <w:rsid w:val="007208A3"/>
    <w:rsid w:val="00722D71"/>
    <w:rsid w:val="0073109D"/>
    <w:rsid w:val="00736D62"/>
    <w:rsid w:val="007470F3"/>
    <w:rsid w:val="00753038"/>
    <w:rsid w:val="00761FD1"/>
    <w:rsid w:val="007666B0"/>
    <w:rsid w:val="0077089E"/>
    <w:rsid w:val="0077637E"/>
    <w:rsid w:val="007847F2"/>
    <w:rsid w:val="00790A61"/>
    <w:rsid w:val="007A3317"/>
    <w:rsid w:val="007A6C35"/>
    <w:rsid w:val="007C2D13"/>
    <w:rsid w:val="007C55F6"/>
    <w:rsid w:val="007C5B36"/>
    <w:rsid w:val="007C75D0"/>
    <w:rsid w:val="007D311F"/>
    <w:rsid w:val="007E1CC9"/>
    <w:rsid w:val="007E2A30"/>
    <w:rsid w:val="007E6116"/>
    <w:rsid w:val="007E7387"/>
    <w:rsid w:val="007F08A6"/>
    <w:rsid w:val="008143CD"/>
    <w:rsid w:val="00817B1A"/>
    <w:rsid w:val="00821192"/>
    <w:rsid w:val="00836683"/>
    <w:rsid w:val="00851E0F"/>
    <w:rsid w:val="0085204A"/>
    <w:rsid w:val="00862A63"/>
    <w:rsid w:val="00866A11"/>
    <w:rsid w:val="0087210A"/>
    <w:rsid w:val="00881DC4"/>
    <w:rsid w:val="00892240"/>
    <w:rsid w:val="008926D8"/>
    <w:rsid w:val="008976BF"/>
    <w:rsid w:val="008A22DE"/>
    <w:rsid w:val="008A390C"/>
    <w:rsid w:val="008A4543"/>
    <w:rsid w:val="008A7769"/>
    <w:rsid w:val="008B36D3"/>
    <w:rsid w:val="008B58F8"/>
    <w:rsid w:val="008C2348"/>
    <w:rsid w:val="008D0219"/>
    <w:rsid w:val="008D4150"/>
    <w:rsid w:val="008E208A"/>
    <w:rsid w:val="008F2A52"/>
    <w:rsid w:val="008F52D4"/>
    <w:rsid w:val="00903BB0"/>
    <w:rsid w:val="009143A4"/>
    <w:rsid w:val="0091483B"/>
    <w:rsid w:val="009179A8"/>
    <w:rsid w:val="0092549D"/>
    <w:rsid w:val="00925F35"/>
    <w:rsid w:val="00927325"/>
    <w:rsid w:val="00940CBA"/>
    <w:rsid w:val="009420B0"/>
    <w:rsid w:val="009472BC"/>
    <w:rsid w:val="0095437B"/>
    <w:rsid w:val="00972A9B"/>
    <w:rsid w:val="00974DF8"/>
    <w:rsid w:val="009839F7"/>
    <w:rsid w:val="00985F1E"/>
    <w:rsid w:val="0099116B"/>
    <w:rsid w:val="00993314"/>
    <w:rsid w:val="00996956"/>
    <w:rsid w:val="00997049"/>
    <w:rsid w:val="009C4CC1"/>
    <w:rsid w:val="009C56B6"/>
    <w:rsid w:val="009C7CCB"/>
    <w:rsid w:val="009D7DAB"/>
    <w:rsid w:val="009D7EB8"/>
    <w:rsid w:val="009E4FF3"/>
    <w:rsid w:val="009F6441"/>
    <w:rsid w:val="009F76CC"/>
    <w:rsid w:val="00A070C1"/>
    <w:rsid w:val="00A35BD4"/>
    <w:rsid w:val="00A47CE2"/>
    <w:rsid w:val="00A6504F"/>
    <w:rsid w:val="00A77F63"/>
    <w:rsid w:val="00A940AA"/>
    <w:rsid w:val="00AA668F"/>
    <w:rsid w:val="00AB4192"/>
    <w:rsid w:val="00AB63A5"/>
    <w:rsid w:val="00AD02EE"/>
    <w:rsid w:val="00AD5A5A"/>
    <w:rsid w:val="00AD6DA1"/>
    <w:rsid w:val="00AE0910"/>
    <w:rsid w:val="00AE44D2"/>
    <w:rsid w:val="00AE7FAD"/>
    <w:rsid w:val="00AF0AE6"/>
    <w:rsid w:val="00AF1572"/>
    <w:rsid w:val="00AF2634"/>
    <w:rsid w:val="00B04E3C"/>
    <w:rsid w:val="00B0616D"/>
    <w:rsid w:val="00B12252"/>
    <w:rsid w:val="00B23112"/>
    <w:rsid w:val="00B43B8F"/>
    <w:rsid w:val="00B44D09"/>
    <w:rsid w:val="00B70F2A"/>
    <w:rsid w:val="00B72288"/>
    <w:rsid w:val="00B73766"/>
    <w:rsid w:val="00B77A6E"/>
    <w:rsid w:val="00B80B90"/>
    <w:rsid w:val="00BA501E"/>
    <w:rsid w:val="00BC5F83"/>
    <w:rsid w:val="00BC6D66"/>
    <w:rsid w:val="00BC73AA"/>
    <w:rsid w:val="00BD441F"/>
    <w:rsid w:val="00BD4A9A"/>
    <w:rsid w:val="00BE604D"/>
    <w:rsid w:val="00BF00E8"/>
    <w:rsid w:val="00BF0919"/>
    <w:rsid w:val="00BF2B56"/>
    <w:rsid w:val="00BF5C98"/>
    <w:rsid w:val="00C02001"/>
    <w:rsid w:val="00C02140"/>
    <w:rsid w:val="00C04732"/>
    <w:rsid w:val="00C04A39"/>
    <w:rsid w:val="00C0675B"/>
    <w:rsid w:val="00C06897"/>
    <w:rsid w:val="00C2227F"/>
    <w:rsid w:val="00C22B3A"/>
    <w:rsid w:val="00C320B4"/>
    <w:rsid w:val="00C33C0A"/>
    <w:rsid w:val="00C36B64"/>
    <w:rsid w:val="00C37074"/>
    <w:rsid w:val="00C44B51"/>
    <w:rsid w:val="00C45AC5"/>
    <w:rsid w:val="00C534AF"/>
    <w:rsid w:val="00C66417"/>
    <w:rsid w:val="00C742D3"/>
    <w:rsid w:val="00C80C33"/>
    <w:rsid w:val="00C95113"/>
    <w:rsid w:val="00CB0D19"/>
    <w:rsid w:val="00CB2C47"/>
    <w:rsid w:val="00CB4397"/>
    <w:rsid w:val="00CB4903"/>
    <w:rsid w:val="00CB5114"/>
    <w:rsid w:val="00CB7133"/>
    <w:rsid w:val="00CC4D67"/>
    <w:rsid w:val="00CE1856"/>
    <w:rsid w:val="00CF1C70"/>
    <w:rsid w:val="00D0169D"/>
    <w:rsid w:val="00D057FB"/>
    <w:rsid w:val="00D16A82"/>
    <w:rsid w:val="00D21DEE"/>
    <w:rsid w:val="00D237E2"/>
    <w:rsid w:val="00D30545"/>
    <w:rsid w:val="00D42463"/>
    <w:rsid w:val="00D4293A"/>
    <w:rsid w:val="00D53E2C"/>
    <w:rsid w:val="00DA0B8C"/>
    <w:rsid w:val="00DA1E6A"/>
    <w:rsid w:val="00DA5446"/>
    <w:rsid w:val="00DA6272"/>
    <w:rsid w:val="00DB2012"/>
    <w:rsid w:val="00DC140E"/>
    <w:rsid w:val="00DC765E"/>
    <w:rsid w:val="00DD0859"/>
    <w:rsid w:val="00DD4B4B"/>
    <w:rsid w:val="00DD5216"/>
    <w:rsid w:val="00DF1C26"/>
    <w:rsid w:val="00E00342"/>
    <w:rsid w:val="00E07E5D"/>
    <w:rsid w:val="00E14476"/>
    <w:rsid w:val="00E35415"/>
    <w:rsid w:val="00E506E0"/>
    <w:rsid w:val="00E62234"/>
    <w:rsid w:val="00E70A97"/>
    <w:rsid w:val="00E75E41"/>
    <w:rsid w:val="00E830F8"/>
    <w:rsid w:val="00E8751A"/>
    <w:rsid w:val="00E9116D"/>
    <w:rsid w:val="00EA12BB"/>
    <w:rsid w:val="00EA7BDC"/>
    <w:rsid w:val="00EB2A7D"/>
    <w:rsid w:val="00EB2DDA"/>
    <w:rsid w:val="00EB489F"/>
    <w:rsid w:val="00EB7C5D"/>
    <w:rsid w:val="00EC00CE"/>
    <w:rsid w:val="00ED05C9"/>
    <w:rsid w:val="00EF4405"/>
    <w:rsid w:val="00F11EEA"/>
    <w:rsid w:val="00F123BE"/>
    <w:rsid w:val="00F24CC5"/>
    <w:rsid w:val="00F254CB"/>
    <w:rsid w:val="00F276DD"/>
    <w:rsid w:val="00F43DE0"/>
    <w:rsid w:val="00F44AD8"/>
    <w:rsid w:val="00F501F9"/>
    <w:rsid w:val="00F52B2B"/>
    <w:rsid w:val="00F654D6"/>
    <w:rsid w:val="00F87D8A"/>
    <w:rsid w:val="00F87E27"/>
    <w:rsid w:val="00F91953"/>
    <w:rsid w:val="00F9327A"/>
    <w:rsid w:val="00F9513F"/>
    <w:rsid w:val="00FA5AD7"/>
    <w:rsid w:val="00FB22E8"/>
    <w:rsid w:val="00FC6165"/>
    <w:rsid w:val="00FD020D"/>
    <w:rsid w:val="00FD22A1"/>
    <w:rsid w:val="00FD2D22"/>
    <w:rsid w:val="00FE0FB5"/>
    <w:rsid w:val="00FE3823"/>
    <w:rsid w:val="00FF4A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7A302"/>
  <w15:docId w15:val="{CA9AE374-78AB-4388-8850-67E9410B6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050A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2F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22F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0A0A"/>
    <w:rPr>
      <w:color w:val="0563C1" w:themeColor="hyperlink"/>
      <w:u w:val="single"/>
    </w:rPr>
  </w:style>
  <w:style w:type="character" w:customStyle="1" w:styleId="Heading1Char">
    <w:name w:val="Heading 1 Char"/>
    <w:basedOn w:val="DefaultParagraphFont"/>
    <w:link w:val="Heading1"/>
    <w:uiPriority w:val="9"/>
    <w:rsid w:val="00050A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0A0A"/>
    <w:pPr>
      <w:outlineLvl w:val="9"/>
    </w:pPr>
    <w:rPr>
      <w:lang w:eastAsia="en-GB"/>
    </w:rPr>
  </w:style>
  <w:style w:type="paragraph" w:styleId="TOC1">
    <w:name w:val="toc 1"/>
    <w:basedOn w:val="Normal"/>
    <w:next w:val="Normal"/>
    <w:autoRedefine/>
    <w:uiPriority w:val="39"/>
    <w:unhideWhenUsed/>
    <w:rsid w:val="00050A0A"/>
    <w:pPr>
      <w:spacing w:after="100"/>
    </w:pPr>
  </w:style>
  <w:style w:type="character" w:customStyle="1" w:styleId="Heading2Char">
    <w:name w:val="Heading 2 Char"/>
    <w:basedOn w:val="DefaultParagraphFont"/>
    <w:link w:val="Heading2"/>
    <w:uiPriority w:val="9"/>
    <w:rsid w:val="00F87D8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A4543"/>
    <w:pPr>
      <w:spacing w:after="100"/>
      <w:ind w:left="220"/>
    </w:pPr>
  </w:style>
  <w:style w:type="character" w:styleId="PlaceholderText">
    <w:name w:val="Placeholder Text"/>
    <w:basedOn w:val="DefaultParagraphFont"/>
    <w:uiPriority w:val="99"/>
    <w:semiHidden/>
    <w:rsid w:val="00E830F8"/>
    <w:rPr>
      <w:color w:val="808080"/>
    </w:rPr>
  </w:style>
  <w:style w:type="paragraph" w:styleId="ListParagraph">
    <w:name w:val="List Paragraph"/>
    <w:basedOn w:val="Normal"/>
    <w:uiPriority w:val="34"/>
    <w:qFormat/>
    <w:rsid w:val="00E830F8"/>
    <w:pPr>
      <w:ind w:left="720"/>
      <w:contextualSpacing/>
    </w:pPr>
  </w:style>
  <w:style w:type="character" w:customStyle="1" w:styleId="Heading3Char">
    <w:name w:val="Heading 3 Char"/>
    <w:basedOn w:val="DefaultParagraphFont"/>
    <w:link w:val="Heading3"/>
    <w:uiPriority w:val="9"/>
    <w:rsid w:val="00522F5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22F58"/>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3B3E4B"/>
    <w:pPr>
      <w:spacing w:after="100"/>
      <w:ind w:left="440"/>
    </w:pPr>
  </w:style>
  <w:style w:type="paragraph" w:customStyle="1" w:styleId="Default">
    <w:name w:val="Default"/>
    <w:rsid w:val="00706077"/>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77A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A6E"/>
    <w:rPr>
      <w:rFonts w:ascii="Tahoma" w:hAnsi="Tahoma" w:cs="Tahoma"/>
      <w:sz w:val="16"/>
      <w:szCs w:val="16"/>
    </w:rPr>
  </w:style>
  <w:style w:type="paragraph" w:styleId="DocumentMap">
    <w:name w:val="Document Map"/>
    <w:basedOn w:val="Normal"/>
    <w:link w:val="DocumentMapChar"/>
    <w:uiPriority w:val="99"/>
    <w:semiHidden/>
    <w:unhideWhenUsed/>
    <w:rsid w:val="006A1C63"/>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A1C63"/>
    <w:rPr>
      <w:rFonts w:ascii="Times New Roman" w:hAnsi="Times New Roman" w:cs="Times New Roman"/>
      <w:sz w:val="24"/>
      <w:szCs w:val="24"/>
    </w:rPr>
  </w:style>
  <w:style w:type="paragraph" w:styleId="Header">
    <w:name w:val="header"/>
    <w:basedOn w:val="Normal"/>
    <w:link w:val="HeaderChar"/>
    <w:uiPriority w:val="99"/>
    <w:unhideWhenUsed/>
    <w:rsid w:val="008D41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D4150"/>
    <w:rPr>
      <w:lang w:val="en-US"/>
    </w:rPr>
  </w:style>
  <w:style w:type="paragraph" w:styleId="Footer">
    <w:name w:val="footer"/>
    <w:basedOn w:val="Normal"/>
    <w:link w:val="FooterChar"/>
    <w:uiPriority w:val="99"/>
    <w:unhideWhenUsed/>
    <w:rsid w:val="008D41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D4150"/>
    <w:rPr>
      <w:lang w:val="en-US"/>
    </w:rPr>
  </w:style>
  <w:style w:type="character" w:styleId="PageNumber">
    <w:name w:val="page number"/>
    <w:basedOn w:val="DefaultParagraphFont"/>
    <w:uiPriority w:val="99"/>
    <w:semiHidden/>
    <w:unhideWhenUsed/>
    <w:rsid w:val="00D0169D"/>
  </w:style>
  <w:style w:type="character" w:styleId="CommentReference">
    <w:name w:val="annotation reference"/>
    <w:basedOn w:val="DefaultParagraphFont"/>
    <w:uiPriority w:val="99"/>
    <w:semiHidden/>
    <w:unhideWhenUsed/>
    <w:rsid w:val="001D4934"/>
    <w:rPr>
      <w:sz w:val="16"/>
      <w:szCs w:val="16"/>
    </w:rPr>
  </w:style>
  <w:style w:type="paragraph" w:styleId="CommentText">
    <w:name w:val="annotation text"/>
    <w:basedOn w:val="Normal"/>
    <w:link w:val="CommentTextChar"/>
    <w:uiPriority w:val="99"/>
    <w:semiHidden/>
    <w:unhideWhenUsed/>
    <w:rsid w:val="001D4934"/>
    <w:pPr>
      <w:spacing w:line="240" w:lineRule="auto"/>
    </w:pPr>
    <w:rPr>
      <w:sz w:val="20"/>
      <w:szCs w:val="20"/>
    </w:rPr>
  </w:style>
  <w:style w:type="character" w:customStyle="1" w:styleId="CommentTextChar">
    <w:name w:val="Comment Text Char"/>
    <w:basedOn w:val="DefaultParagraphFont"/>
    <w:link w:val="CommentText"/>
    <w:uiPriority w:val="99"/>
    <w:semiHidden/>
    <w:rsid w:val="001D4934"/>
    <w:rPr>
      <w:sz w:val="20"/>
      <w:szCs w:val="20"/>
      <w:lang w:val="en-US"/>
    </w:rPr>
  </w:style>
  <w:style w:type="paragraph" w:styleId="CommentSubject">
    <w:name w:val="annotation subject"/>
    <w:basedOn w:val="CommentText"/>
    <w:next w:val="CommentText"/>
    <w:link w:val="CommentSubjectChar"/>
    <w:uiPriority w:val="99"/>
    <w:semiHidden/>
    <w:unhideWhenUsed/>
    <w:rsid w:val="001D4934"/>
    <w:rPr>
      <w:b/>
      <w:bCs/>
    </w:rPr>
  </w:style>
  <w:style w:type="character" w:customStyle="1" w:styleId="CommentSubjectChar">
    <w:name w:val="Comment Subject Char"/>
    <w:basedOn w:val="CommentTextChar"/>
    <w:link w:val="CommentSubject"/>
    <w:uiPriority w:val="99"/>
    <w:semiHidden/>
    <w:rsid w:val="001D4934"/>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526872">
      <w:bodyDiv w:val="1"/>
      <w:marLeft w:val="0"/>
      <w:marRight w:val="0"/>
      <w:marTop w:val="0"/>
      <w:marBottom w:val="0"/>
      <w:divBdr>
        <w:top w:val="none" w:sz="0" w:space="0" w:color="auto"/>
        <w:left w:val="none" w:sz="0" w:space="0" w:color="auto"/>
        <w:bottom w:val="none" w:sz="0" w:space="0" w:color="auto"/>
        <w:right w:val="none" w:sz="0" w:space="0" w:color="auto"/>
      </w:divBdr>
      <w:divsChild>
        <w:div w:id="1219123367">
          <w:marLeft w:val="0"/>
          <w:marRight w:val="0"/>
          <w:marTop w:val="0"/>
          <w:marBottom w:val="225"/>
          <w:divBdr>
            <w:top w:val="none" w:sz="0" w:space="0" w:color="auto"/>
            <w:left w:val="none" w:sz="0" w:space="0" w:color="auto"/>
            <w:bottom w:val="none" w:sz="0" w:space="0" w:color="auto"/>
            <w:right w:val="none" w:sz="0" w:space="0" w:color="auto"/>
          </w:divBdr>
        </w:div>
        <w:div w:id="479929570">
          <w:marLeft w:val="0"/>
          <w:marRight w:val="0"/>
          <w:marTop w:val="0"/>
          <w:marBottom w:val="225"/>
          <w:divBdr>
            <w:top w:val="none" w:sz="0" w:space="0" w:color="auto"/>
            <w:left w:val="none" w:sz="0" w:space="0" w:color="auto"/>
            <w:bottom w:val="none" w:sz="0" w:space="0" w:color="auto"/>
            <w:right w:val="none" w:sz="0" w:space="0" w:color="auto"/>
          </w:divBdr>
          <w:divsChild>
            <w:div w:id="1826049977">
              <w:marLeft w:val="0"/>
              <w:marRight w:val="0"/>
              <w:marTop w:val="0"/>
              <w:marBottom w:val="0"/>
              <w:divBdr>
                <w:top w:val="none" w:sz="0" w:space="0" w:color="auto"/>
                <w:left w:val="none" w:sz="0" w:space="0" w:color="auto"/>
                <w:bottom w:val="none" w:sz="0" w:space="0" w:color="auto"/>
                <w:right w:val="none" w:sz="0" w:space="0" w:color="auto"/>
              </w:divBdr>
              <w:divsChild>
                <w:div w:id="39177645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1.tiff"/><Relationship Id="rId23"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EE70F80A-666E-B743-91F0-A36FEB2B0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52157</Words>
  <Characters>328591</Characters>
  <Application>Microsoft Office Word</Application>
  <DocSecurity>0</DocSecurity>
  <Lines>2738</Lines>
  <Paragraphs>759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379989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dc:creator>
  <cp:keywords/>
  <dc:description/>
  <cp:lastModifiedBy>Malte</cp:lastModifiedBy>
  <cp:revision>2</cp:revision>
  <dcterms:created xsi:type="dcterms:W3CDTF">2018-02-25T16:43:00Z</dcterms:created>
  <dcterms:modified xsi:type="dcterms:W3CDTF">2018-02-25T16:43:00Z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2df437ba-f466-32dd-99cb-c6f676a68988</vt:lpwstr>
  </property>
  <property fmtid="{D5CDD505-2E9C-101B-9397-08002B2CF9AE}" pid="24" name="Mendeley Citation Style_1">
    <vt:lpwstr>http://www.zotero.org/styles/apa</vt:lpwstr>
  </property>
</Properties>
</file>